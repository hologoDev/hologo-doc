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people.xml" ContentType="application/vnd.openxmlformats-officedocument.wordprocessingml.peop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5"/>
        <w:shd w:val="clear" w:fill="031C4D"/>
        <w:spacing w:before="0" w:beforeAutospacing="0" w:after="0" w:afterAutospacing="0" w:line="450" w:lineRule="atLeast"/>
        <w:jc w:val="center"/>
        <w:rPr>
          <w:rFonts w:hint="eastAsia" w:ascii="思源黑体 CN Normal" w:hAnsi="思源黑体 CN Normal" w:eastAsia="思源黑体 CN Normal" w:cs="思源黑体 CN Normal"/>
        </w:rPr>
      </w:pPr>
      <w:r>
        <w:rPr>
          <w:rFonts w:hint="eastAsia" w:ascii="思源黑体 CN Normal" w:hAnsi="思源黑体 CN Normal" w:eastAsia="思源黑体 CN Normal" w:cs="思源黑体 CN Normal"/>
          <w:sz w:val="2"/>
          <w:lang w:val="en-US" w:eastAsia="zh-CN"/>
        </w:rPr>
        <w:t>Aue</w:t>
      </w:r>
      <w:r>
        <w:rPr>
          <w:rFonts w:hint="eastAsia" w:ascii="思源黑体 CN Normal" w:hAnsi="思源黑体 CN Normal" w:eastAsia="思源黑体 CN Normal" w:cs="思源黑体 CN Normal"/>
        </w:rPr>
        <mc:AlternateContent>
          <mc:Choice Requires="wps">
            <w:drawing>
              <wp:anchor distT="0" distB="0" distL="114300" distR="114300" simplePos="0" relativeHeight="1258116096" behindDoc="1" locked="0" layoutInCell="1" allowOverlap="1">
                <wp:simplePos x="0" y="0"/>
                <wp:positionH relativeFrom="page">
                  <wp:posOffset>3111500</wp:posOffset>
                </wp:positionH>
                <wp:positionV relativeFrom="page">
                  <wp:posOffset>9756140</wp:posOffset>
                </wp:positionV>
                <wp:extent cx="1475740" cy="310515"/>
                <wp:effectExtent l="0" t="0" r="0" b="0"/>
                <wp:wrapNone/>
                <wp:docPr id="2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5740" cy="3105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2"/>
                              <w:spacing w:before="10"/>
                              <w:ind w:firstLine="800" w:firstLineChars="400"/>
                              <w:rPr>
                                <w:rFonts w:hint="eastAsia" w:eastAsia="宋体"/>
                                <w:lang w:val="en-US" w:eastAsia="zh-CN"/>
                              </w:rPr>
                            </w:pP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anchor>
            </w:drawing>
          </mc:Choice>
          <mc:Fallback>
            <w:pict>
              <v:shape id="文本框 6" o:spid="_x0000_s1026" o:spt="202" type="#_x0000_t202" style="position:absolute;left:0pt;margin-left:245pt;margin-top:768.2pt;height:24.45pt;width:116.2pt;mso-position-horizontal-relative:page;mso-position-vertical-relative:page;z-index:754799616;mso-width-relative:page;mso-height-relative:page;" filled="f" stroked="f" coordsize="21600,21600" o:gfxdata="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pStyle w:val="2"/>
                        <w:spacing w:before="10"/>
                        <w:ind w:firstLine="800" w:firstLineChars="400"/>
                        <w:rPr>
                          <w:rFonts w:hint="eastAsia" w:eastAsia="宋体"/>
                          <w:lang w:val="en-US" w:eastAsia="zh-C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="思源黑体 CN Normal" w:hAnsi="思源黑体 CN Normal" w:eastAsia="思源黑体 CN Normal" w:cs="思源黑体 CN Normal"/>
        </w:rPr>
        <mc:AlternateContent>
          <mc:Choice Requires="wps">
            <w:drawing>
              <wp:anchor distT="0" distB="0" distL="114300" distR="114300" simplePos="0" relativeHeight="1006501888" behindDoc="1" locked="0" layoutInCell="1" allowOverlap="1">
                <wp:simplePos x="0" y="0"/>
                <wp:positionH relativeFrom="page">
                  <wp:posOffset>2959100</wp:posOffset>
                </wp:positionH>
                <wp:positionV relativeFrom="page">
                  <wp:posOffset>9603740</wp:posOffset>
                </wp:positionV>
                <wp:extent cx="1475740" cy="310515"/>
                <wp:effectExtent l="0" t="0" r="0" b="0"/>
                <wp:wrapNone/>
                <wp:docPr id="20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5740" cy="3105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2"/>
                              <w:spacing w:before="10"/>
                              <w:ind w:firstLine="800" w:firstLineChars="400"/>
                              <w:rPr>
                                <w:rFonts w:hint="eastAsia" w:eastAsia="宋体"/>
                                <w:lang w:val="en-US" w:eastAsia="zh-CN"/>
                              </w:rPr>
                            </w:pP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anchor>
            </w:drawing>
          </mc:Choice>
          <mc:Fallback>
            <w:pict>
              <v:shape id="文本框 6" o:spid="_x0000_s1026" o:spt="202" type="#_x0000_t202" style="position:absolute;left:0pt;margin-left:233pt;margin-top:756.2pt;height:24.45pt;width:116.2pt;mso-position-horizontal-relative:page;mso-position-vertical-relative:page;z-index:503185408;mso-width-relative:page;mso-height-relative:page;" filled="f" stroked="f" coordsize="21600,21600" o:gfxdata="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pStyle w:val="2"/>
                        <w:spacing w:before="10"/>
                        <w:ind w:firstLine="800" w:firstLineChars="400"/>
                        <w:rPr>
                          <w:rFonts w:hint="eastAsia" w:eastAsia="宋体"/>
                          <w:lang w:val="en-US" w:eastAsia="zh-C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="思源黑体 CN Normal" w:hAnsi="思源黑体 CN Normal" w:eastAsia="思源黑体 CN Normal" w:cs="思源黑体 CN Normal"/>
          <w:sz w:val="2"/>
          <w:lang w:val="en-US" w:eastAsia="zh-CN"/>
        </w:rPr>
        <w:t xml:space="preserve">         </w:t>
      </w:r>
      <w:r>
        <w:rPr>
          <w:rFonts w:hint="eastAsia" w:ascii="思源黑体 CN Normal" w:hAnsi="思源黑体 CN Normal" w:eastAsia="思源黑体 CN Normal" w:cs="思源黑体 CN Normal"/>
        </w:rPr>
        <w:drawing>
          <wp:inline distT="0" distB="0" distL="114300" distR="114300">
            <wp:extent cx="2540000" cy="8890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889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before="0" w:beforeAutospacing="0" w:after="0" w:afterAutospacing="0" w:line="450" w:lineRule="atLeast"/>
        <w:jc w:val="center"/>
        <w:rPr>
          <w:rStyle w:val="8"/>
          <w:rFonts w:hint="eastAsia" w:ascii="思源黑体 CN Normal" w:hAnsi="思源黑体 CN Normal" w:eastAsia="思源黑体 CN Normal" w:cs="思源黑体 CN Normal"/>
          <w:color w:val="000000"/>
          <w:sz w:val="36"/>
          <w:szCs w:val="36"/>
        </w:rPr>
      </w:pPr>
    </w:p>
    <w:p>
      <w:pPr>
        <w:pStyle w:val="5"/>
        <w:spacing w:before="0" w:beforeAutospacing="0" w:after="0" w:afterAutospacing="0" w:line="450" w:lineRule="atLeast"/>
        <w:jc w:val="center"/>
        <w:rPr>
          <w:rStyle w:val="8"/>
          <w:rFonts w:hint="eastAsia" w:ascii="思源黑体 CN Normal" w:hAnsi="思源黑体 CN Normal" w:eastAsia="思源黑体 CN Normal" w:cs="思源黑体 CN Normal"/>
          <w:color w:val="000000"/>
          <w:sz w:val="44"/>
          <w:szCs w:val="44"/>
        </w:rPr>
      </w:pPr>
      <w:r>
        <w:rPr>
          <w:rStyle w:val="8"/>
          <w:rFonts w:hint="default" w:ascii="思源黑体 CN Normal" w:hAnsi="思源黑体 CN Normal" w:eastAsia="思源黑体 CN Normal" w:cs="思源黑体 CN Normal"/>
          <w:color w:val="000000"/>
          <w:sz w:val="44"/>
          <w:szCs w:val="44"/>
        </w:rPr>
        <w:t>Hologo</w:t>
      </w:r>
      <w:r>
        <w:rPr>
          <w:rStyle w:val="8"/>
          <w:rFonts w:hint="eastAsia" w:ascii="思源黑体 CN Normal" w:hAnsi="思源黑体 CN Normal" w:eastAsia="思源黑体 CN Normal" w:cs="思源黑体 CN Normal"/>
          <w:color w:val="000000"/>
          <w:sz w:val="44"/>
          <w:szCs w:val="44"/>
        </w:rPr>
        <w:t>上币申请协议</w:t>
      </w:r>
    </w:p>
    <w:p>
      <w:pPr>
        <w:pStyle w:val="5"/>
        <w:spacing w:before="0" w:beforeAutospacing="0" w:after="0" w:afterAutospacing="0" w:line="450" w:lineRule="atLeast"/>
        <w:jc w:val="center"/>
        <w:rPr>
          <w:rStyle w:val="8"/>
          <w:rFonts w:hint="eastAsia" w:ascii="思源黑体 CN Normal" w:hAnsi="思源黑体 CN Normal" w:eastAsia="思源黑体 CN Normal" w:cs="思源黑体 CN Normal"/>
          <w:color w:val="000000"/>
          <w:sz w:val="36"/>
          <w:szCs w:val="36"/>
        </w:rPr>
      </w:pPr>
    </w:p>
    <w:p>
      <w:pPr>
        <w:pStyle w:val="5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tLeast"/>
        <w:textAlignment w:val="auto"/>
        <w:rPr>
          <w:rStyle w:val="8"/>
          <w:rFonts w:hint="eastAsia" w:ascii="思源黑体 CN Normal" w:hAnsi="思源黑体 CN Normal" w:eastAsia="思源黑体 CN Normal" w:cs="思源黑体 CN Normal"/>
          <w:color w:val="000000"/>
          <w:sz w:val="28"/>
          <w:szCs w:val="28"/>
        </w:rPr>
      </w:pPr>
      <w:r>
        <w:rPr>
          <w:rStyle w:val="8"/>
          <w:rFonts w:hint="eastAsia" w:ascii="思源黑体 CN Normal" w:hAnsi="思源黑体 CN Normal" w:eastAsia="思源黑体 CN Normal" w:cs="思源黑体 CN Normal"/>
          <w:color w:val="000000"/>
          <w:sz w:val="28"/>
          <w:szCs w:val="28"/>
        </w:rPr>
        <w:t>经甲乙双方友好协商，关于甲方申请在乙方</w:t>
      </w:r>
      <w:r>
        <w:rPr>
          <w:rStyle w:val="8"/>
          <w:rFonts w:hint="eastAsia" w:ascii="思源黑体 CN Normal" w:hAnsi="思源黑体 CN Normal" w:eastAsia="思源黑体 CN Normal" w:cs="思源黑体 CN Normal"/>
          <w:color w:val="000000"/>
          <w:sz w:val="28"/>
          <w:szCs w:val="28"/>
          <w:lang w:eastAsia="zh-CN"/>
        </w:rPr>
        <w:t>Hologo交易所</w:t>
      </w:r>
      <w:r>
        <w:rPr>
          <w:rStyle w:val="8"/>
          <w:rFonts w:hint="eastAsia" w:ascii="思源黑体 CN Normal" w:hAnsi="思源黑体 CN Normal" w:eastAsia="思源黑体 CN Normal" w:cs="思源黑体 CN Normal"/>
          <w:color w:val="000000"/>
          <w:sz w:val="28"/>
          <w:szCs w:val="28"/>
        </w:rPr>
        <w:t>(</w:t>
      </w:r>
      <w:r>
        <w:rPr>
          <w:rFonts w:hint="eastAsia" w:ascii="思源黑体 CN Normal" w:hAnsi="思源黑体 CN Normal" w:eastAsia="思源黑体 CN Normal" w:cs="思源黑体 CN Normal"/>
          <w:sz w:val="28"/>
          <w:szCs w:val="28"/>
        </w:rPr>
        <w:fldChar w:fldCharType="begin"/>
      </w:r>
      <w:r>
        <w:rPr>
          <w:rFonts w:hint="eastAsia" w:ascii="思源黑体 CN Normal" w:hAnsi="思源黑体 CN Normal" w:eastAsia="思源黑体 CN Normal" w:cs="思源黑体 CN Normal"/>
          <w:sz w:val="28"/>
          <w:szCs w:val="28"/>
        </w:rPr>
        <w:instrText xml:space="preserve"> HYPERLINK "http://www.dabtc.com" </w:instrText>
      </w:r>
      <w:r>
        <w:rPr>
          <w:rFonts w:hint="eastAsia" w:ascii="思源黑体 CN Normal" w:hAnsi="思源黑体 CN Normal" w:eastAsia="思源黑体 CN Normal" w:cs="思源黑体 CN Normal"/>
          <w:sz w:val="28"/>
          <w:szCs w:val="28"/>
        </w:rPr>
        <w:fldChar w:fldCharType="separate"/>
      </w:r>
      <w:r>
        <w:rPr>
          <w:rStyle w:val="9"/>
          <w:rFonts w:hint="eastAsia" w:ascii="思源黑体 CN Normal" w:hAnsi="思源黑体 CN Normal" w:eastAsia="思源黑体 CN Normal" w:cs="思源黑体 CN Normal"/>
          <w:sz w:val="28"/>
          <w:szCs w:val="28"/>
          <w:lang w:val="en-US" w:eastAsia="zh-CN"/>
        </w:rPr>
        <w:t>https://</w:t>
      </w:r>
      <w:r>
        <w:rPr>
          <w:rStyle w:val="9"/>
          <w:rFonts w:hint="eastAsia" w:ascii="思源黑体 CN Normal" w:hAnsi="思源黑体 CN Normal" w:eastAsia="思源黑体 CN Normal" w:cs="思源黑体 CN Normal"/>
          <w:sz w:val="28"/>
          <w:szCs w:val="28"/>
          <w:lang w:eastAsia="zh-CN"/>
        </w:rPr>
        <w:t>ho</w:t>
      </w:r>
      <w:r>
        <w:rPr>
          <w:rStyle w:val="9"/>
          <w:rFonts w:hint="eastAsia" w:ascii="思源黑体 CN Normal" w:hAnsi="思源黑体 CN Normal" w:eastAsia="思源黑体 CN Normal" w:cs="思源黑体 CN Normal"/>
          <w:sz w:val="28"/>
          <w:szCs w:val="28"/>
        </w:rPr>
        <w:fldChar w:fldCharType="end"/>
      </w:r>
      <w:r>
        <w:rPr>
          <w:rStyle w:val="9"/>
          <w:rFonts w:hint="eastAsia" w:ascii="思源黑体 CN Normal" w:hAnsi="思源黑体 CN Normal" w:eastAsia="思源黑体 CN Normal" w:cs="思源黑体 CN Normal"/>
          <w:sz w:val="28"/>
          <w:szCs w:val="28"/>
        </w:rPr>
        <w:t>logo.io</w:t>
      </w:r>
      <w:r>
        <w:rPr>
          <w:rStyle w:val="8"/>
          <w:rFonts w:hint="eastAsia" w:ascii="思源黑体 CN Normal" w:hAnsi="思源黑体 CN Normal" w:eastAsia="思源黑体 CN Normal" w:cs="思源黑体 CN Normal"/>
          <w:color w:val="000000"/>
          <w:sz w:val="28"/>
          <w:szCs w:val="28"/>
        </w:rPr>
        <w:t>)上线币种交易</w:t>
      </w:r>
      <w:bookmarkStart w:id="0" w:name="_GoBack"/>
      <w:bookmarkEnd w:id="0"/>
      <w:r>
        <w:rPr>
          <w:rStyle w:val="8"/>
          <w:rFonts w:hint="eastAsia" w:ascii="思源黑体 CN Normal" w:hAnsi="思源黑体 CN Normal" w:eastAsia="思源黑体 CN Normal" w:cs="思源黑体 CN Normal"/>
          <w:color w:val="000000"/>
          <w:sz w:val="28"/>
          <w:szCs w:val="28"/>
        </w:rPr>
        <w:t>流通有关事项，现甲乙双方达成以下协议：</w:t>
      </w:r>
    </w:p>
    <w:p>
      <w:pPr>
        <w:pStyle w:val="5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tLeast"/>
        <w:textAlignment w:val="auto"/>
        <w:rPr>
          <w:rStyle w:val="8"/>
          <w:rFonts w:hint="eastAsia" w:ascii="思源黑体 CN Normal" w:hAnsi="思源黑体 CN Normal" w:eastAsia="思源黑体 CN Normal" w:cs="思源黑体 CN Normal"/>
          <w:color w:val="000000"/>
          <w:sz w:val="28"/>
          <w:szCs w:val="28"/>
        </w:rPr>
      </w:pPr>
    </w:p>
    <w:p>
      <w:pPr>
        <w:spacing w:line="360" w:lineRule="auto"/>
        <w:ind w:left="134" w:right="26" w:hanging="134" w:hangingChars="64"/>
        <w:jc w:val="right"/>
        <w:rPr>
          <w:rFonts w:hint="eastAsia" w:ascii="思源黑体 CN Normal" w:hAnsi="思源黑体 CN Normal" w:eastAsia="思源黑体 CN Normal" w:cs="思源黑体 CN Normal"/>
          <w:b/>
          <w:bCs/>
          <w:szCs w:val="21"/>
        </w:rPr>
      </w:pPr>
      <w:r>
        <w:rPr>
          <w:rFonts w:hint="eastAsia" w:ascii="思源黑体 CN Normal" w:hAnsi="思源黑体 CN Normal" w:eastAsia="思源黑体 CN Normal" w:cs="思源黑体 CN Normal"/>
          <w:bCs/>
          <w:color w:val="000000"/>
          <w:szCs w:val="21"/>
        </w:rPr>
        <w:t>编号：HOG</w:t>
      </w:r>
      <w:r>
        <w:rPr>
          <w:rFonts w:hint="eastAsia" w:ascii="思源黑体 CN Normal" w:hAnsi="思源黑体 CN Normal" w:eastAsia="思源黑体 CN Normal" w:cs="思源黑体 CN Normal"/>
          <w:bCs/>
          <w:color w:val="000000"/>
          <w:szCs w:val="21"/>
          <w:u w:val="single"/>
        </w:rPr>
        <w:t>2019</w:t>
      </w:r>
      <w:r>
        <w:rPr>
          <w:rFonts w:hint="eastAsia" w:ascii="思源黑体 CN Normal" w:hAnsi="思源黑体 CN Normal" w:eastAsia="思源黑体 CN Normal" w:cs="思源黑体 CN Normal"/>
          <w:bCs/>
          <w:color w:val="000000"/>
          <w:szCs w:val="21"/>
          <w:u w:val="single"/>
          <w:lang w:val="en-US" w:eastAsia="zh-CN"/>
        </w:rPr>
        <w:t>0</w:t>
      </w:r>
      <w:r>
        <w:rPr>
          <w:rFonts w:hint="default" w:ascii="思源黑体 CN Normal" w:hAnsi="思源黑体 CN Normal" w:eastAsia="思源黑体 CN Normal" w:cs="思源黑体 CN Normal"/>
          <w:bCs/>
          <w:color w:val="000000"/>
          <w:szCs w:val="21"/>
          <w:u w:val="single"/>
          <w:lang w:eastAsia="zh-CN"/>
        </w:rPr>
        <w:t>9</w:t>
      </w:r>
      <w:r>
        <w:rPr>
          <w:rFonts w:hint="eastAsia" w:ascii="思源黑体 CN Normal" w:hAnsi="思源黑体 CN Normal" w:eastAsia="思源黑体 CN Normal" w:cs="思源黑体 CN Normal"/>
          <w:bCs/>
          <w:color w:val="000000"/>
          <w:szCs w:val="21"/>
          <w:u w:val="single"/>
          <w:lang w:val="en-US" w:eastAsia="zh-CN"/>
        </w:rPr>
        <w:t>01</w:t>
      </w:r>
      <w:r>
        <w:rPr>
          <w:rFonts w:hint="eastAsia" w:ascii="思源黑体 CN Normal" w:hAnsi="思源黑体 CN Normal" w:eastAsia="思源黑体 CN Normal" w:cs="思源黑体 CN Normal"/>
          <w:bCs/>
          <w:color w:val="000000"/>
          <w:szCs w:val="21"/>
          <w:u w:val="single"/>
        </w:rPr>
        <w:t>号</w:t>
      </w:r>
    </w:p>
    <w:p>
      <w:pPr>
        <w:spacing w:line="360" w:lineRule="auto"/>
        <w:ind w:left="154" w:right="26" w:hanging="180" w:hangingChars="64"/>
        <w:rPr>
          <w:rFonts w:hint="eastAsia" w:ascii="思源黑体 CN Normal" w:hAnsi="思源黑体 CN Normal" w:eastAsia="思源黑体 CN Normal" w:cs="思源黑体 CN Normal"/>
          <w:sz w:val="28"/>
          <w:szCs w:val="28"/>
          <w:u w:val="single"/>
        </w:rPr>
      </w:pPr>
      <w:r>
        <w:rPr>
          <w:rFonts w:hint="eastAsia" w:ascii="思源黑体 CN Normal" w:hAnsi="思源黑体 CN Normal" w:eastAsia="思源黑体 CN Normal" w:cs="思源黑体 CN Normal"/>
          <w:b/>
          <w:bCs/>
          <w:sz w:val="28"/>
          <w:szCs w:val="28"/>
        </w:rPr>
        <w:t>甲方</w:t>
      </w:r>
      <w:r>
        <w:rPr>
          <w:rFonts w:hint="eastAsia" w:ascii="思源黑体 CN Normal" w:hAnsi="思源黑体 CN Normal" w:eastAsia="思源黑体 CN Normal" w:cs="思源黑体 CN Normal"/>
          <w:b/>
          <w:bCs/>
          <w:color w:val="000000"/>
          <w:sz w:val="28"/>
          <w:szCs w:val="28"/>
        </w:rPr>
        <w:t>（项目发起方）</w:t>
      </w:r>
      <w:r>
        <w:rPr>
          <w:rFonts w:hint="eastAsia" w:ascii="思源黑体 CN Normal" w:hAnsi="思源黑体 CN Normal" w:eastAsia="思源黑体 CN Normal" w:cs="思源黑体 CN Normal"/>
          <w:b/>
          <w:bCs/>
          <w:sz w:val="28"/>
          <w:szCs w:val="28"/>
        </w:rPr>
        <w:t>：</w:t>
      </w:r>
      <w:r>
        <w:rPr>
          <w:rFonts w:hint="eastAsia" w:ascii="思源黑体 CN Normal" w:hAnsi="思源黑体 CN Normal" w:eastAsia="思源黑体 CN Normal" w:cs="思源黑体 CN Normal"/>
          <w:sz w:val="28"/>
          <w:szCs w:val="28"/>
          <w:u w:val="single"/>
        </w:rPr>
        <w:t xml:space="preserve">  </w:t>
      </w:r>
      <w:r>
        <w:rPr>
          <w:rFonts w:hint="eastAsia" w:ascii="思源黑体 CN Normal" w:hAnsi="思源黑体 CN Normal" w:eastAsia="思源黑体 CN Normal" w:cs="思源黑体 CN Normal"/>
          <w:b/>
          <w:sz w:val="28"/>
          <w:szCs w:val="28"/>
          <w:u w:val="single"/>
        </w:rPr>
        <w:t xml:space="preserve">                       </w:t>
      </w:r>
    </w:p>
    <w:p>
      <w:pPr>
        <w:spacing w:line="360" w:lineRule="auto"/>
        <w:ind w:left="154" w:right="26" w:hanging="179" w:hangingChars="64"/>
        <w:rPr>
          <w:rFonts w:hint="eastAsia" w:ascii="思源黑体 CN Normal" w:hAnsi="思源黑体 CN Normal" w:eastAsia="思源黑体 CN Normal" w:cs="思源黑体 CN Normal"/>
          <w:sz w:val="28"/>
          <w:szCs w:val="28"/>
          <w:u w:val="single"/>
        </w:rPr>
      </w:pPr>
      <w:r>
        <w:rPr>
          <w:rFonts w:hint="eastAsia" w:ascii="思源黑体 CN Normal" w:hAnsi="思源黑体 CN Normal" w:eastAsia="思源黑体 CN Normal" w:cs="思源黑体 CN Normal"/>
          <w:sz w:val="28"/>
          <w:szCs w:val="28"/>
        </w:rPr>
        <w:t>项目负责人：</w:t>
      </w:r>
      <w:r>
        <w:rPr>
          <w:rFonts w:hint="eastAsia" w:ascii="思源黑体 CN Normal" w:hAnsi="思源黑体 CN Normal" w:eastAsia="思源黑体 CN Normal" w:cs="思源黑体 CN Normal"/>
          <w:sz w:val="28"/>
          <w:szCs w:val="28"/>
          <w:u w:val="single"/>
        </w:rPr>
        <w:t xml:space="preserve">                                </w:t>
      </w:r>
    </w:p>
    <w:p>
      <w:pPr>
        <w:spacing w:line="360" w:lineRule="auto"/>
        <w:ind w:left="154" w:right="31" w:rightChars="15" w:hanging="179" w:hangingChars="64"/>
        <w:rPr>
          <w:rFonts w:hint="eastAsia" w:ascii="思源黑体 CN Normal" w:hAnsi="思源黑体 CN Normal" w:eastAsia="思源黑体 CN Normal" w:cs="思源黑体 CN Normal"/>
          <w:sz w:val="28"/>
          <w:szCs w:val="28"/>
          <w:u w:val="single"/>
        </w:rPr>
      </w:pPr>
      <w:r>
        <w:rPr>
          <w:rFonts w:hint="eastAsia" w:ascii="思源黑体 CN Normal" w:hAnsi="思源黑体 CN Normal" w:eastAsia="思源黑体 CN Normal" w:cs="思源黑体 CN Normal"/>
          <w:sz w:val="28"/>
          <w:szCs w:val="28"/>
        </w:rPr>
        <w:t>地址：</w:t>
      </w:r>
      <w:r>
        <w:rPr>
          <w:rFonts w:hint="eastAsia" w:ascii="思源黑体 CN Normal" w:hAnsi="思源黑体 CN Normal" w:eastAsia="思源黑体 CN Normal" w:cs="思源黑体 CN Normal"/>
          <w:sz w:val="28"/>
          <w:szCs w:val="28"/>
          <w:u w:val="single"/>
        </w:rPr>
        <w:t xml:space="preserve">                                      </w:t>
      </w:r>
    </w:p>
    <w:p>
      <w:pPr>
        <w:spacing w:line="360" w:lineRule="auto"/>
        <w:ind w:left="154" w:right="26" w:hanging="179" w:hangingChars="64"/>
        <w:rPr>
          <w:rFonts w:hint="eastAsia" w:ascii="思源黑体 CN Normal" w:hAnsi="思源黑体 CN Normal" w:eastAsia="思源黑体 CN Normal" w:cs="思源黑体 CN Normal"/>
          <w:b/>
          <w:bCs/>
          <w:sz w:val="28"/>
          <w:szCs w:val="28"/>
        </w:rPr>
      </w:pPr>
      <w:r>
        <w:rPr>
          <w:rFonts w:hint="eastAsia" w:ascii="思源黑体 CN Normal" w:hAnsi="思源黑体 CN Normal" w:eastAsia="思源黑体 CN Normal" w:cs="思源黑体 CN Normal"/>
          <w:sz w:val="28"/>
          <w:szCs w:val="28"/>
        </w:rPr>
        <w:t>电话：</w:t>
      </w:r>
      <w:r>
        <w:rPr>
          <w:rFonts w:hint="eastAsia" w:ascii="思源黑体 CN Normal" w:hAnsi="思源黑体 CN Normal" w:eastAsia="思源黑体 CN Normal" w:cs="思源黑体 CN Normal"/>
          <w:sz w:val="28"/>
          <w:szCs w:val="28"/>
          <w:u w:val="single"/>
        </w:rPr>
        <w:t xml:space="preserve">                </w:t>
      </w:r>
      <w:r>
        <w:rPr>
          <w:rFonts w:hint="eastAsia" w:ascii="思源黑体 CN Normal" w:hAnsi="思源黑体 CN Normal" w:eastAsia="思源黑体 CN Normal" w:cs="思源黑体 CN Normal"/>
          <w:sz w:val="28"/>
          <w:szCs w:val="28"/>
        </w:rPr>
        <w:t>传真：</w:t>
      </w:r>
      <w:r>
        <w:rPr>
          <w:rFonts w:hint="eastAsia" w:ascii="思源黑体 CN Normal" w:hAnsi="思源黑体 CN Normal" w:eastAsia="思源黑体 CN Normal" w:cs="思源黑体 CN Normal"/>
          <w:sz w:val="28"/>
          <w:szCs w:val="28"/>
          <w:u w:val="single"/>
        </w:rPr>
        <w:t xml:space="preserve">                </w:t>
      </w:r>
    </w:p>
    <w:p>
      <w:pPr>
        <w:spacing w:line="360" w:lineRule="auto"/>
        <w:ind w:right="26"/>
        <w:rPr>
          <w:rFonts w:hint="eastAsia" w:ascii="思源黑体 CN Normal" w:hAnsi="思源黑体 CN Normal" w:eastAsia="思源黑体 CN Normal" w:cs="思源黑体 CN Normal"/>
          <w:b/>
          <w:bCs/>
          <w:sz w:val="28"/>
          <w:szCs w:val="28"/>
        </w:rPr>
      </w:pPr>
    </w:p>
    <w:p>
      <w:pPr>
        <w:spacing w:line="360" w:lineRule="auto"/>
        <w:ind w:left="154" w:right="26" w:hanging="180" w:hangingChars="64"/>
        <w:rPr>
          <w:rFonts w:hint="eastAsia" w:ascii="思源黑体 CN Normal" w:hAnsi="思源黑体 CN Normal" w:eastAsia="思源黑体 CN Normal" w:cs="思源黑体 CN Normal"/>
          <w:b/>
          <w:bCs/>
          <w:sz w:val="28"/>
          <w:szCs w:val="28"/>
          <w:u w:val="single"/>
        </w:rPr>
      </w:pPr>
      <w:r>
        <w:rPr>
          <w:rFonts w:hint="eastAsia" w:ascii="思源黑体 CN Normal" w:hAnsi="思源黑体 CN Normal" w:eastAsia="思源黑体 CN Normal" w:cs="思源黑体 CN Normal"/>
          <w:b/>
          <w:bCs/>
          <w:sz w:val="28"/>
          <w:szCs w:val="28"/>
        </w:rPr>
        <w:t>乙方</w:t>
      </w:r>
      <w:r>
        <w:rPr>
          <w:rFonts w:hint="eastAsia" w:ascii="思源黑体 CN Normal" w:hAnsi="思源黑体 CN Normal" w:eastAsia="思源黑体 CN Normal" w:cs="思源黑体 CN Normal"/>
          <w:b/>
          <w:bCs/>
          <w:color w:val="000000"/>
          <w:sz w:val="28"/>
          <w:szCs w:val="28"/>
        </w:rPr>
        <w:t>（平台方）</w:t>
      </w:r>
      <w:r>
        <w:rPr>
          <w:rFonts w:hint="eastAsia" w:ascii="思源黑体 CN Normal" w:hAnsi="思源黑体 CN Normal" w:eastAsia="思源黑体 CN Normal" w:cs="思源黑体 CN Normal"/>
          <w:b/>
          <w:bCs/>
          <w:sz w:val="28"/>
          <w:szCs w:val="28"/>
        </w:rPr>
        <w:t xml:space="preserve">：  </w:t>
      </w:r>
      <w:r>
        <w:rPr>
          <w:rFonts w:hint="eastAsia" w:ascii="思源黑体 CN Normal" w:hAnsi="思源黑体 CN Normal" w:eastAsia="思源黑体 CN Normal" w:cs="思源黑体 CN Normal"/>
          <w:b/>
          <w:bCs/>
          <w:sz w:val="28"/>
          <w:szCs w:val="28"/>
          <w:u w:val="single"/>
        </w:rPr>
        <w:t xml:space="preserve"> Holo Global Corporation. </w:t>
      </w:r>
    </w:p>
    <w:p>
      <w:pPr>
        <w:spacing w:line="360" w:lineRule="auto"/>
        <w:ind w:left="154" w:right="26" w:hanging="179" w:hangingChars="64"/>
        <w:rPr>
          <w:rFonts w:hint="eastAsia" w:ascii="思源黑体 CN Normal" w:hAnsi="思源黑体 CN Normal" w:eastAsia="思源黑体 CN Normal" w:cs="思源黑体 CN Normal"/>
          <w:sz w:val="28"/>
          <w:szCs w:val="28"/>
          <w:u w:val="single"/>
        </w:rPr>
      </w:pPr>
      <w:r>
        <w:rPr>
          <w:rFonts w:hint="eastAsia" w:ascii="思源黑体 CN Normal" w:hAnsi="思源黑体 CN Normal" w:eastAsia="思源黑体 CN Normal" w:cs="思源黑体 CN Normal"/>
          <w:sz w:val="28"/>
          <w:szCs w:val="28"/>
        </w:rPr>
        <w:t>负责人：</w:t>
      </w:r>
      <w:r>
        <w:rPr>
          <w:rFonts w:hint="eastAsia" w:ascii="思源黑体 CN Normal" w:hAnsi="思源黑体 CN Normal" w:eastAsia="思源黑体 CN Normal" w:cs="思源黑体 CN Normal"/>
          <w:sz w:val="28"/>
          <w:szCs w:val="28"/>
          <w:u w:val="single"/>
        </w:rPr>
        <w:t xml:space="preserve">                           </w:t>
      </w:r>
    </w:p>
    <w:p>
      <w:pPr>
        <w:spacing w:line="360" w:lineRule="auto"/>
        <w:ind w:left="154" w:right="26" w:hanging="179" w:hangingChars="64"/>
        <w:rPr>
          <w:rFonts w:hint="eastAsia" w:ascii="思源黑体 CN Normal" w:hAnsi="思源黑体 CN Normal" w:eastAsia="思源黑体 CN Normal" w:cs="思源黑体 CN Normal"/>
          <w:sz w:val="28"/>
          <w:szCs w:val="28"/>
          <w:u w:val="single"/>
        </w:rPr>
      </w:pPr>
      <w:r>
        <w:rPr>
          <w:rFonts w:hint="eastAsia" w:ascii="思源黑体 CN Normal" w:hAnsi="思源黑体 CN Normal" w:eastAsia="思源黑体 CN Normal" w:cs="思源黑体 CN Normal"/>
          <w:sz w:val="28"/>
          <w:szCs w:val="28"/>
        </w:rPr>
        <w:t>地址：</w:t>
      </w:r>
      <w:r>
        <w:rPr>
          <w:rFonts w:hint="eastAsia" w:ascii="思源黑体 CN Normal" w:hAnsi="思源黑体 CN Normal" w:eastAsia="思源黑体 CN Normal" w:cs="思源黑体 CN Normal"/>
          <w:sz w:val="28"/>
          <w:szCs w:val="28"/>
          <w:u w:val="single"/>
        </w:rPr>
        <w:t xml:space="preserve">                                     </w:t>
      </w:r>
    </w:p>
    <w:p>
      <w:pPr>
        <w:spacing w:line="360" w:lineRule="auto"/>
        <w:rPr>
          <w:rFonts w:hint="eastAsia" w:ascii="思源黑体 CN Normal" w:hAnsi="思源黑体 CN Normal" w:eastAsia="思源黑体 CN Normal" w:cs="思源黑体 CN Normal"/>
          <w:b/>
          <w:bCs/>
          <w:sz w:val="28"/>
          <w:szCs w:val="28"/>
        </w:rPr>
      </w:pPr>
      <w:r>
        <w:rPr>
          <w:rFonts w:hint="eastAsia" w:ascii="思源黑体 CN Normal" w:hAnsi="思源黑体 CN Normal" w:eastAsia="思源黑体 CN Normal" w:cs="思源黑体 CN Normal"/>
          <w:sz w:val="28"/>
          <w:szCs w:val="28"/>
        </w:rPr>
        <w:t>电话：</w:t>
      </w:r>
      <w:r>
        <w:rPr>
          <w:rFonts w:hint="eastAsia" w:ascii="思源黑体 CN Normal" w:hAnsi="思源黑体 CN Normal" w:eastAsia="思源黑体 CN Normal" w:cs="思源黑体 CN Normal"/>
          <w:sz w:val="28"/>
          <w:szCs w:val="28"/>
          <w:u w:val="single"/>
        </w:rPr>
        <w:t xml:space="preserve">               </w:t>
      </w:r>
      <w:r>
        <w:rPr>
          <w:rFonts w:hint="eastAsia" w:ascii="思源黑体 CN Normal" w:hAnsi="思源黑体 CN Normal" w:eastAsia="思源黑体 CN Normal" w:cs="思源黑体 CN Normal"/>
          <w:sz w:val="28"/>
          <w:szCs w:val="28"/>
        </w:rPr>
        <w:t>传真：</w:t>
      </w:r>
      <w:r>
        <w:rPr>
          <w:rFonts w:hint="eastAsia" w:ascii="思源黑体 CN Normal" w:hAnsi="思源黑体 CN Normal" w:eastAsia="思源黑体 CN Normal" w:cs="思源黑体 CN Normal"/>
          <w:sz w:val="28"/>
          <w:szCs w:val="28"/>
          <w:u w:val="single"/>
        </w:rPr>
        <w:t xml:space="preserve">                  </w:t>
      </w:r>
    </w:p>
    <w:p>
      <w:pPr>
        <w:spacing w:line="360" w:lineRule="auto"/>
        <w:rPr>
          <w:rFonts w:hint="eastAsia" w:ascii="思源黑体 CN Normal" w:hAnsi="思源黑体 CN Normal" w:eastAsia="思源黑体 CN Normal" w:cs="思源黑体 CN Normal"/>
          <w:b/>
          <w:bCs/>
          <w:sz w:val="28"/>
          <w:szCs w:val="28"/>
        </w:rPr>
      </w:pPr>
    </w:p>
    <w:p>
      <w:pPr>
        <w:spacing w:line="360" w:lineRule="auto"/>
        <w:rPr>
          <w:rFonts w:hint="eastAsia" w:ascii="思源黑体 CN Normal" w:hAnsi="思源黑体 CN Normal" w:eastAsia="思源黑体 CN Normal" w:cs="思源黑体 CN Normal"/>
          <w:b/>
          <w:bCs/>
          <w:sz w:val="28"/>
          <w:szCs w:val="28"/>
        </w:rPr>
      </w:pPr>
    </w:p>
    <w:p>
      <w:pPr>
        <w:pStyle w:val="5"/>
        <w:numPr>
          <w:ilvl w:val="0"/>
          <w:numId w:val="1"/>
        </w:numPr>
        <w:spacing w:before="0" w:beforeAutospacing="0" w:after="0" w:afterAutospacing="0" w:line="450" w:lineRule="atLeast"/>
        <w:rPr>
          <w:rFonts w:hint="eastAsia" w:ascii="思源黑体 CN Normal" w:hAnsi="思源黑体 CN Normal" w:eastAsia="思源黑体 CN Normal" w:cs="思源黑体 CN Normal"/>
          <w:b/>
          <w:color w:val="000000"/>
          <w:sz w:val="28"/>
          <w:szCs w:val="28"/>
        </w:rPr>
        <w:sectPr>
          <w:headerReference r:id="rId5" w:type="first"/>
          <w:footerReference r:id="rId8" w:type="first"/>
          <w:headerReference r:id="rId3" w:type="default"/>
          <w:footerReference r:id="rId6" w:type="default"/>
          <w:headerReference r:id="rId4" w:type="even"/>
          <w:footerReference r:id="rId7" w:type="even"/>
          <w:pgSz w:w="11906" w:h="16838"/>
          <w:pgMar w:top="1440" w:right="1080" w:bottom="1440" w:left="1080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/>
          <w:cols w:space="425" w:num="1"/>
          <w:docGrid w:type="lines" w:linePitch="312" w:charSpace="0"/>
        </w:sectPr>
      </w:pPr>
    </w:p>
    <w:p>
      <w:pPr>
        <w:pStyle w:val="5"/>
        <w:numPr>
          <w:ilvl w:val="0"/>
          <w:numId w:val="1"/>
        </w:numPr>
        <w:spacing w:before="0" w:beforeAutospacing="0" w:after="0" w:afterAutospacing="0" w:line="450" w:lineRule="atLeast"/>
        <w:rPr>
          <w:rFonts w:hint="eastAsia" w:ascii="思源黑体 CN Normal" w:hAnsi="思源黑体 CN Normal" w:eastAsia="思源黑体 CN Normal" w:cs="思源黑体 CN Normal"/>
          <w:b/>
          <w:color w:val="000000"/>
          <w:sz w:val="28"/>
          <w:szCs w:val="28"/>
        </w:rPr>
      </w:pPr>
      <w:r>
        <w:rPr>
          <w:rFonts w:hint="eastAsia" w:ascii="思源黑体 CN Normal" w:hAnsi="思源黑体 CN Normal" w:eastAsia="思源黑体 CN Normal" w:cs="思源黑体 CN Normal"/>
          <w:b/>
          <w:color w:val="000000"/>
          <w:sz w:val="28"/>
          <w:szCs w:val="28"/>
        </w:rPr>
        <w:t>基本条件</w:t>
      </w:r>
    </w:p>
    <w:p>
      <w:pPr>
        <w:pStyle w:val="5"/>
        <w:numPr>
          <w:ilvl w:val="0"/>
          <w:numId w:val="2"/>
        </w:numPr>
        <w:spacing w:before="0" w:beforeAutospacing="0" w:after="0" w:afterAutospacing="0" w:line="450" w:lineRule="atLeast"/>
        <w:rPr>
          <w:rFonts w:hint="eastAsia" w:ascii="思源黑体 CN Normal" w:hAnsi="思源黑体 CN Normal" w:eastAsia="思源黑体 CN Normal" w:cs="思源黑体 CN Normal"/>
          <w:color w:val="000000"/>
          <w:sz w:val="21"/>
          <w:szCs w:val="21"/>
        </w:rPr>
      </w:pPr>
      <w:r>
        <w:rPr>
          <w:rFonts w:hint="eastAsia" w:ascii="思源黑体 CN Normal" w:hAnsi="思源黑体 CN Normal" w:eastAsia="思源黑体 CN Normal" w:cs="思源黑体 CN Normal"/>
          <w:color w:val="000000"/>
          <w:sz w:val="21"/>
          <w:szCs w:val="21"/>
        </w:rPr>
        <w:t>币种具有一定的技术背景</w:t>
      </w:r>
      <w:ins w:id="0" w:author="浮萍" w:date="2019-08-28T17:19:12Z">
        <w:r>
          <w:rPr>
            <w:rFonts w:hint="eastAsia" w:ascii="思源黑体 CN Normal" w:hAnsi="思源黑体 CN Normal" w:eastAsia="思源黑体 CN Normal" w:cs="思源黑体 CN Normal"/>
            <w:color w:val="000000"/>
            <w:sz w:val="21"/>
            <w:szCs w:val="21"/>
            <w:lang w:val="en-US" w:eastAsia="zh-CN"/>
          </w:rPr>
          <w:t>和</w:t>
        </w:r>
      </w:ins>
      <w:ins w:id="1" w:author="浮萍" w:date="2019-08-28T17:19:14Z">
        <w:r>
          <w:rPr>
            <w:rFonts w:hint="eastAsia" w:ascii="思源黑体 CN Normal" w:hAnsi="思源黑体 CN Normal" w:eastAsia="思源黑体 CN Normal" w:cs="思源黑体 CN Normal"/>
            <w:color w:val="000000"/>
            <w:sz w:val="21"/>
            <w:szCs w:val="21"/>
            <w:lang w:val="en-US" w:eastAsia="zh-CN"/>
          </w:rPr>
          <w:t>价值</w:t>
        </w:r>
      </w:ins>
      <w:ins w:id="2" w:author="浮萍" w:date="2019-08-28T17:19:16Z">
        <w:r>
          <w:rPr>
            <w:rFonts w:hint="eastAsia" w:ascii="思源黑体 CN Normal" w:hAnsi="思源黑体 CN Normal" w:eastAsia="思源黑体 CN Normal" w:cs="思源黑体 CN Normal"/>
            <w:color w:val="000000"/>
            <w:sz w:val="21"/>
            <w:szCs w:val="21"/>
            <w:lang w:val="en-US" w:eastAsia="zh-CN"/>
          </w:rPr>
          <w:t>支撑</w:t>
        </w:r>
      </w:ins>
      <w:r>
        <w:rPr>
          <w:rFonts w:hint="eastAsia" w:ascii="思源黑体 CN Normal" w:hAnsi="思源黑体 CN Normal" w:eastAsia="思源黑体 CN Normal" w:cs="思源黑体 CN Normal"/>
          <w:color w:val="000000"/>
          <w:sz w:val="21"/>
          <w:szCs w:val="21"/>
        </w:rPr>
        <w:t>，已有较为成型的区块链应用出现；</w:t>
      </w:r>
    </w:p>
    <w:p>
      <w:pPr>
        <w:pStyle w:val="5"/>
        <w:numPr>
          <w:ilvl w:val="0"/>
          <w:numId w:val="2"/>
        </w:numPr>
        <w:spacing w:before="0" w:beforeAutospacing="0" w:after="0" w:afterAutospacing="0" w:line="450" w:lineRule="atLeast"/>
        <w:rPr>
          <w:rFonts w:hint="eastAsia" w:ascii="思源黑体 CN Normal" w:hAnsi="思源黑体 CN Normal" w:eastAsia="思源黑体 CN Normal" w:cs="思源黑体 CN Normal"/>
          <w:color w:val="000000"/>
          <w:sz w:val="21"/>
          <w:szCs w:val="21"/>
        </w:rPr>
      </w:pPr>
      <w:r>
        <w:rPr>
          <w:rFonts w:hint="eastAsia" w:ascii="思源黑体 CN Normal" w:hAnsi="思源黑体 CN Normal" w:eastAsia="思源黑体 CN Normal" w:cs="思源黑体 CN Normal"/>
          <w:color w:val="000000"/>
          <w:sz w:val="21"/>
          <w:szCs w:val="21"/>
        </w:rPr>
        <w:t>团队完整，有可以保证币种3-5年长期维护运营的技术营销团队；</w:t>
      </w:r>
    </w:p>
    <w:p>
      <w:pPr>
        <w:pStyle w:val="5"/>
        <w:numPr>
          <w:ilvl w:val="0"/>
          <w:numId w:val="2"/>
        </w:numPr>
        <w:spacing w:before="0" w:beforeAutospacing="0" w:after="0" w:afterAutospacing="0" w:line="450" w:lineRule="atLeast"/>
        <w:rPr>
          <w:rFonts w:hint="eastAsia" w:ascii="思源黑体 CN Normal" w:hAnsi="思源黑体 CN Normal" w:eastAsia="思源黑体 CN Normal" w:cs="思源黑体 CN Normal"/>
          <w:color w:val="000000"/>
          <w:sz w:val="21"/>
          <w:szCs w:val="21"/>
        </w:rPr>
      </w:pPr>
      <w:r>
        <w:rPr>
          <w:rFonts w:hint="eastAsia" w:ascii="思源黑体 CN Normal" w:hAnsi="思源黑体 CN Normal" w:eastAsia="思源黑体 CN Normal" w:cs="思源黑体 CN Normal"/>
          <w:color w:val="000000"/>
          <w:sz w:val="21"/>
          <w:szCs w:val="21"/>
        </w:rPr>
        <w:t>国内首发的币种会优先考虑；</w:t>
      </w:r>
    </w:p>
    <w:p>
      <w:pPr>
        <w:pStyle w:val="5"/>
        <w:spacing w:before="0" w:beforeAutospacing="0" w:after="0" w:afterAutospacing="0" w:line="450" w:lineRule="atLeast"/>
        <w:rPr>
          <w:rFonts w:hint="eastAsia" w:ascii="思源黑体 CN Normal" w:hAnsi="思源黑体 CN Normal" w:eastAsia="思源黑体 CN Normal" w:cs="思源黑体 CN Normal"/>
          <w:color w:val="000000"/>
          <w:sz w:val="21"/>
          <w:szCs w:val="21"/>
        </w:rPr>
      </w:pPr>
    </w:p>
    <w:p>
      <w:pPr>
        <w:pStyle w:val="5"/>
        <w:spacing w:before="0" w:beforeAutospacing="0" w:after="0" w:afterAutospacing="0" w:line="450" w:lineRule="atLeast"/>
        <w:rPr>
          <w:rFonts w:hint="eastAsia" w:ascii="思源黑体 CN Normal" w:hAnsi="思源黑体 CN Normal" w:eastAsia="思源黑体 CN Normal" w:cs="思源黑体 CN Normal"/>
          <w:b/>
          <w:color w:val="000000"/>
          <w:sz w:val="28"/>
          <w:szCs w:val="28"/>
        </w:rPr>
      </w:pPr>
      <w:r>
        <w:rPr>
          <w:rFonts w:hint="eastAsia" w:ascii="思源黑体 CN Normal" w:hAnsi="思源黑体 CN Normal" w:eastAsia="思源黑体 CN Normal" w:cs="思源黑体 CN Normal"/>
          <w:b/>
          <w:color w:val="000000"/>
          <w:sz w:val="28"/>
          <w:szCs w:val="28"/>
        </w:rPr>
        <w:t>【2】申请流程</w:t>
      </w:r>
    </w:p>
    <w:p>
      <w:pPr>
        <w:pStyle w:val="5"/>
        <w:spacing w:before="0" w:beforeAutospacing="0" w:after="0" w:afterAutospacing="0" w:line="450" w:lineRule="atLeast"/>
        <w:rPr>
          <w:rFonts w:hint="eastAsia" w:ascii="思源黑体 CN Normal" w:hAnsi="思源黑体 CN Normal" w:eastAsia="思源黑体 CN Normal" w:cs="思源黑体 CN Normal"/>
          <w:color w:val="000000"/>
          <w:sz w:val="21"/>
          <w:szCs w:val="21"/>
        </w:rPr>
      </w:pPr>
      <w:r>
        <w:rPr>
          <w:rFonts w:hint="eastAsia" w:ascii="思源黑体 CN Normal" w:hAnsi="思源黑体 CN Normal" w:eastAsia="思源黑体 CN Normal" w:cs="思源黑体 CN Normal"/>
          <w:color w:val="000000"/>
          <w:sz w:val="21"/>
          <w:szCs w:val="21"/>
        </w:rPr>
        <w:t>（1）下载</w:t>
      </w:r>
      <w:r>
        <w:rPr>
          <w:rFonts w:hint="eastAsia" w:ascii="思源黑体 CN Normal" w:hAnsi="思源黑体 CN Normal" w:eastAsia="思源黑体 CN Normal" w:cs="思源黑体 CN Normal"/>
          <w:color w:val="000000"/>
          <w:sz w:val="21"/>
          <w:szCs w:val="21"/>
          <w:lang w:eastAsia="zh-CN"/>
        </w:rPr>
        <w:t>Hologo</w:t>
      </w:r>
      <w:r>
        <w:rPr>
          <w:rFonts w:hint="eastAsia" w:ascii="思源黑体 CN Normal" w:hAnsi="思源黑体 CN Normal" w:eastAsia="思源黑体 CN Normal" w:cs="思源黑体 CN Normal"/>
          <w:color w:val="000000"/>
          <w:sz w:val="21"/>
          <w:szCs w:val="21"/>
          <w:lang w:val="en-US" w:eastAsia="zh-CN"/>
        </w:rPr>
        <w:t>平台</w:t>
      </w:r>
      <w:r>
        <w:rPr>
          <w:rFonts w:hint="eastAsia" w:ascii="思源黑体 CN Normal" w:hAnsi="思源黑体 CN Normal" w:eastAsia="思源黑体 CN Normal" w:cs="思源黑体 CN Normal"/>
          <w:color w:val="000000"/>
          <w:sz w:val="21"/>
          <w:szCs w:val="21"/>
        </w:rPr>
        <w:t>上币申请协议，填写并发送至邮箱</w:t>
      </w:r>
      <w:r>
        <w:rPr>
          <w:rFonts w:hint="eastAsia" w:ascii="思源黑体 CN Normal" w:hAnsi="思源黑体 CN Normal" w:eastAsia="思源黑体 CN Normal" w:cs="思源黑体 CN Normal"/>
          <w:color w:val="FF0000"/>
          <w:sz w:val="21"/>
          <w:szCs w:val="21"/>
        </w:rPr>
        <w:t>company@hologo.io</w:t>
      </w:r>
    </w:p>
    <w:p>
      <w:pPr>
        <w:pStyle w:val="5"/>
        <w:spacing w:before="0" w:beforeAutospacing="0" w:after="0" w:afterAutospacing="0" w:line="450" w:lineRule="atLeast"/>
        <w:rPr>
          <w:rFonts w:hint="eastAsia" w:ascii="思源黑体 CN Normal" w:hAnsi="思源黑体 CN Normal" w:eastAsia="思源黑体 CN Normal" w:cs="思源黑体 CN Normal"/>
          <w:color w:val="000000"/>
          <w:sz w:val="21"/>
          <w:szCs w:val="21"/>
        </w:rPr>
      </w:pPr>
      <w:r>
        <w:rPr>
          <w:rFonts w:hint="eastAsia" w:ascii="思源黑体 CN Normal" w:hAnsi="思源黑体 CN Normal" w:eastAsia="思源黑体 CN Normal" w:cs="思源黑体 CN Normal"/>
          <w:color w:val="000000"/>
          <w:sz w:val="21"/>
          <w:szCs w:val="21"/>
        </w:rPr>
        <w:t>（2）通过审核的币种官方将会主动邮件联系，并深入讨论上币的可行性；</w:t>
      </w:r>
    </w:p>
    <w:p>
      <w:pPr>
        <w:pStyle w:val="5"/>
        <w:spacing w:before="0" w:beforeAutospacing="0" w:after="0" w:afterAutospacing="0" w:line="450" w:lineRule="atLeast"/>
        <w:rPr>
          <w:rFonts w:hint="eastAsia" w:ascii="思源黑体 CN Normal" w:hAnsi="思源黑体 CN Normal" w:eastAsia="思源黑体 CN Normal" w:cs="思源黑体 CN Normal"/>
          <w:color w:val="000000"/>
          <w:sz w:val="21"/>
          <w:szCs w:val="21"/>
        </w:rPr>
      </w:pPr>
      <w:r>
        <w:rPr>
          <w:rFonts w:hint="eastAsia" w:ascii="思源黑体 CN Normal" w:hAnsi="思源黑体 CN Normal" w:eastAsia="思源黑体 CN Normal" w:cs="思源黑体 CN Normal"/>
          <w:color w:val="000000"/>
          <w:sz w:val="21"/>
          <w:szCs w:val="21"/>
        </w:rPr>
        <w:t>（3）双方初步达成上币方案后，将会落实上币计划，并签署相关协议；</w:t>
      </w:r>
    </w:p>
    <w:p>
      <w:pPr>
        <w:pStyle w:val="5"/>
        <w:spacing w:before="0" w:beforeAutospacing="0" w:after="0" w:afterAutospacing="0" w:line="450" w:lineRule="atLeast"/>
        <w:rPr>
          <w:rFonts w:hint="eastAsia" w:ascii="思源黑体 CN Normal" w:hAnsi="思源黑体 CN Normal" w:eastAsia="思源黑体 CN Normal" w:cs="思源黑体 CN Normal"/>
          <w:color w:val="000000"/>
          <w:sz w:val="21"/>
          <w:szCs w:val="21"/>
        </w:rPr>
      </w:pPr>
      <w:r>
        <w:rPr>
          <w:rFonts w:hint="eastAsia" w:ascii="思源黑体 CN Normal" w:hAnsi="思源黑体 CN Normal" w:eastAsia="思源黑体 CN Normal" w:cs="思源黑体 CN Normal"/>
          <w:color w:val="000000"/>
          <w:sz w:val="21"/>
          <w:szCs w:val="21"/>
        </w:rPr>
        <w:t>（4）协议签署后，将会按照计划发布上币公告，钱包技术对接等。</w:t>
      </w:r>
    </w:p>
    <w:p>
      <w:pPr>
        <w:pStyle w:val="5"/>
        <w:spacing w:before="0" w:beforeAutospacing="0" w:after="0" w:afterAutospacing="0" w:line="450" w:lineRule="atLeast"/>
        <w:rPr>
          <w:rFonts w:hint="eastAsia" w:ascii="思源黑体 CN Normal" w:hAnsi="思源黑体 CN Normal" w:eastAsia="思源黑体 CN Normal" w:cs="思源黑体 CN Normal"/>
          <w:color w:val="000000"/>
          <w:sz w:val="21"/>
          <w:szCs w:val="21"/>
        </w:rPr>
      </w:pPr>
    </w:p>
    <w:p>
      <w:pPr>
        <w:pStyle w:val="5"/>
        <w:spacing w:before="0" w:beforeAutospacing="0" w:after="156" w:afterLines="50" w:afterAutospacing="0" w:line="450" w:lineRule="atLeast"/>
        <w:rPr>
          <w:rFonts w:hint="eastAsia" w:ascii="思源黑体 CN Normal" w:hAnsi="思源黑体 CN Normal" w:eastAsia="思源黑体 CN Normal" w:cs="思源黑体 CN Normal"/>
          <w:b/>
          <w:color w:val="000000"/>
          <w:sz w:val="28"/>
          <w:szCs w:val="28"/>
        </w:rPr>
      </w:pPr>
      <w:r>
        <w:rPr>
          <w:rFonts w:hint="eastAsia" w:ascii="思源黑体 CN Normal" w:hAnsi="思源黑体 CN Normal" w:eastAsia="思源黑体 CN Normal" w:cs="思源黑体 CN Normal"/>
          <w:b/>
          <w:color w:val="000000"/>
          <w:sz w:val="28"/>
          <w:szCs w:val="28"/>
        </w:rPr>
        <w:t>【3】币种简介</w:t>
      </w:r>
    </w:p>
    <w:tbl>
      <w:tblPr>
        <w:tblStyle w:val="6"/>
        <w:tblW w:w="8222" w:type="dxa"/>
        <w:jc w:val="center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7"/>
        <w:gridCol w:w="2860"/>
        <w:gridCol w:w="323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27" w:type="dxa"/>
            <w:shd w:val="clear" w:color="auto" w:fill="auto"/>
            <w:vAlign w:val="top"/>
          </w:tcPr>
          <w:p>
            <w:pPr>
              <w:jc w:val="center"/>
              <w:rPr>
                <w:rFonts w:hint="eastAsia" w:ascii="思源黑体 CN Normal" w:hAnsi="思源黑体 CN Normal" w:eastAsia="思源黑体 CN Normal" w:cs="思源黑体 CN Normal"/>
                <w:color w:val="000000"/>
                <w:sz w:val="24"/>
                <w:szCs w:val="24"/>
              </w:rPr>
            </w:pPr>
            <w:r>
              <w:rPr>
                <w:rFonts w:hint="eastAsia" w:ascii="思源黑体 CN Normal" w:hAnsi="思源黑体 CN Normal" w:eastAsia="思源黑体 CN Normal" w:cs="思源黑体 CN Normal"/>
                <w:color w:val="000000"/>
                <w:sz w:val="24"/>
                <w:szCs w:val="24"/>
              </w:rPr>
              <w:t>币种名称</w:t>
            </w:r>
          </w:p>
        </w:tc>
        <w:tc>
          <w:tcPr>
            <w:tcW w:w="2860" w:type="dxa"/>
            <w:shd w:val="clear" w:color="auto" w:fill="auto"/>
            <w:vAlign w:val="top"/>
          </w:tcPr>
          <w:p>
            <w:pPr>
              <w:jc w:val="center"/>
              <w:rPr>
                <w:rFonts w:hint="eastAsia" w:ascii="思源黑体 CN Normal" w:hAnsi="思源黑体 CN Normal" w:eastAsia="思源黑体 CN Normal" w:cs="思源黑体 CN Normal"/>
                <w:color w:val="000000"/>
                <w:sz w:val="24"/>
                <w:szCs w:val="24"/>
              </w:rPr>
            </w:pPr>
            <w:r>
              <w:rPr>
                <w:rFonts w:hint="eastAsia" w:ascii="思源黑体 CN Normal" w:hAnsi="思源黑体 CN Normal" w:eastAsia="思源黑体 CN Normal" w:cs="思源黑体 CN Normal"/>
                <w:color w:val="000000"/>
                <w:sz w:val="24"/>
                <w:szCs w:val="24"/>
              </w:rPr>
              <w:t>（中文名）</w:t>
            </w:r>
          </w:p>
        </w:tc>
        <w:tc>
          <w:tcPr>
            <w:tcW w:w="3235" w:type="dxa"/>
            <w:shd w:val="clear" w:color="auto" w:fill="auto"/>
            <w:vAlign w:val="top"/>
          </w:tcPr>
          <w:p>
            <w:pPr>
              <w:jc w:val="center"/>
              <w:rPr>
                <w:rFonts w:hint="eastAsia" w:ascii="思源黑体 CN Normal" w:hAnsi="思源黑体 CN Normal" w:eastAsia="思源黑体 CN Normal" w:cs="思源黑体 CN Normal"/>
                <w:color w:val="000000"/>
                <w:sz w:val="24"/>
                <w:szCs w:val="24"/>
              </w:rPr>
            </w:pPr>
            <w:r>
              <w:rPr>
                <w:rFonts w:hint="eastAsia" w:ascii="思源黑体 CN Normal" w:hAnsi="思源黑体 CN Normal" w:eastAsia="思源黑体 CN Normal" w:cs="思源黑体 CN Normal"/>
                <w:color w:val="000000"/>
                <w:sz w:val="24"/>
                <w:szCs w:val="24"/>
              </w:rPr>
              <w:t>（英文名及简称）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27" w:type="dxa"/>
            <w:shd w:val="clear" w:color="auto" w:fill="auto"/>
            <w:vAlign w:val="top"/>
          </w:tcPr>
          <w:p>
            <w:pPr>
              <w:jc w:val="center"/>
              <w:rPr>
                <w:rFonts w:hint="eastAsia" w:ascii="思源黑体 CN Normal" w:hAnsi="思源黑体 CN Normal" w:eastAsia="思源黑体 CN Normal" w:cs="思源黑体 CN Normal"/>
                <w:color w:val="000000"/>
                <w:sz w:val="24"/>
                <w:szCs w:val="24"/>
              </w:rPr>
            </w:pPr>
            <w:r>
              <w:rPr>
                <w:rFonts w:hint="eastAsia" w:ascii="思源黑体 CN Normal" w:hAnsi="思源黑体 CN Normal" w:eastAsia="思源黑体 CN Normal" w:cs="思源黑体 CN Normal"/>
                <w:color w:val="000000"/>
                <w:sz w:val="24"/>
                <w:szCs w:val="24"/>
              </w:rPr>
              <w:t>币种算法</w:t>
            </w:r>
          </w:p>
        </w:tc>
        <w:tc>
          <w:tcPr>
            <w:tcW w:w="6095" w:type="dxa"/>
            <w:gridSpan w:val="2"/>
            <w:shd w:val="clear" w:color="auto" w:fill="auto"/>
            <w:vAlign w:val="top"/>
          </w:tcPr>
          <w:p>
            <w:pPr>
              <w:jc w:val="center"/>
              <w:rPr>
                <w:rFonts w:hint="eastAsia" w:ascii="思源黑体 CN Normal" w:hAnsi="思源黑体 CN Normal" w:eastAsia="思源黑体 CN Normal" w:cs="思源黑体 CN Normal"/>
                <w:color w:val="000000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27" w:type="dxa"/>
            <w:shd w:val="clear" w:color="auto" w:fill="auto"/>
            <w:vAlign w:val="top"/>
          </w:tcPr>
          <w:p>
            <w:pPr>
              <w:jc w:val="center"/>
              <w:rPr>
                <w:rFonts w:hint="eastAsia" w:ascii="思源黑体 CN Normal" w:hAnsi="思源黑体 CN Normal" w:eastAsia="思源黑体 CN Normal" w:cs="思源黑体 CN Normal"/>
                <w:color w:val="000000"/>
                <w:sz w:val="24"/>
                <w:szCs w:val="24"/>
              </w:rPr>
            </w:pPr>
            <w:r>
              <w:rPr>
                <w:rFonts w:hint="eastAsia" w:ascii="思源黑体 CN Normal" w:hAnsi="思源黑体 CN Normal" w:eastAsia="思源黑体 CN Normal" w:cs="思源黑体 CN Normal"/>
                <w:color w:val="000000"/>
                <w:sz w:val="24"/>
                <w:szCs w:val="24"/>
              </w:rPr>
              <w:t>区块大小</w:t>
            </w:r>
          </w:p>
        </w:tc>
        <w:tc>
          <w:tcPr>
            <w:tcW w:w="6095" w:type="dxa"/>
            <w:gridSpan w:val="2"/>
            <w:shd w:val="clear" w:color="auto" w:fill="auto"/>
            <w:vAlign w:val="top"/>
          </w:tcPr>
          <w:p>
            <w:pPr>
              <w:jc w:val="center"/>
              <w:rPr>
                <w:rFonts w:hint="eastAsia" w:ascii="思源黑体 CN Normal" w:hAnsi="思源黑体 CN Normal" w:eastAsia="思源黑体 CN Normal" w:cs="思源黑体 CN Normal"/>
                <w:color w:val="000000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27" w:type="dxa"/>
            <w:shd w:val="clear" w:color="auto" w:fill="auto"/>
            <w:vAlign w:val="top"/>
          </w:tcPr>
          <w:p>
            <w:pPr>
              <w:jc w:val="center"/>
              <w:rPr>
                <w:rFonts w:hint="eastAsia" w:ascii="思源黑体 CN Normal" w:hAnsi="思源黑体 CN Normal" w:eastAsia="思源黑体 CN Normal" w:cs="思源黑体 CN Normal"/>
                <w:color w:val="000000"/>
                <w:sz w:val="24"/>
                <w:szCs w:val="24"/>
              </w:rPr>
            </w:pPr>
            <w:r>
              <w:rPr>
                <w:rFonts w:hint="eastAsia" w:ascii="思源黑体 CN Normal" w:hAnsi="思源黑体 CN Normal" w:eastAsia="思源黑体 CN Normal" w:cs="思源黑体 CN Normal"/>
                <w:color w:val="000000"/>
                <w:sz w:val="24"/>
                <w:szCs w:val="24"/>
              </w:rPr>
              <w:t>发行总量</w:t>
            </w:r>
          </w:p>
        </w:tc>
        <w:tc>
          <w:tcPr>
            <w:tcW w:w="6095" w:type="dxa"/>
            <w:gridSpan w:val="2"/>
            <w:shd w:val="clear" w:color="auto" w:fill="auto"/>
            <w:vAlign w:val="top"/>
          </w:tcPr>
          <w:p>
            <w:pPr>
              <w:jc w:val="center"/>
              <w:rPr>
                <w:rFonts w:hint="eastAsia" w:ascii="思源黑体 CN Normal" w:hAnsi="思源黑体 CN Normal" w:eastAsia="思源黑体 CN Normal" w:cs="思源黑体 CN Normal"/>
                <w:color w:val="000000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27" w:type="dxa"/>
            <w:shd w:val="clear" w:color="auto" w:fill="auto"/>
            <w:vAlign w:val="top"/>
          </w:tcPr>
          <w:p>
            <w:pPr>
              <w:jc w:val="center"/>
              <w:rPr>
                <w:rFonts w:hint="eastAsia" w:ascii="思源黑体 CN Normal" w:hAnsi="思源黑体 CN Normal" w:eastAsia="思源黑体 CN Normal" w:cs="思源黑体 CN Normal"/>
                <w:color w:val="000000"/>
                <w:sz w:val="24"/>
                <w:szCs w:val="24"/>
              </w:rPr>
            </w:pPr>
            <w:r>
              <w:rPr>
                <w:rFonts w:hint="eastAsia" w:ascii="思源黑体 CN Normal" w:hAnsi="思源黑体 CN Normal" w:eastAsia="思源黑体 CN Normal" w:cs="思源黑体 CN Normal"/>
                <w:color w:val="000000"/>
                <w:sz w:val="24"/>
                <w:szCs w:val="24"/>
              </w:rPr>
              <w:t>发行方式</w:t>
            </w:r>
          </w:p>
        </w:tc>
        <w:tc>
          <w:tcPr>
            <w:tcW w:w="6095" w:type="dxa"/>
            <w:gridSpan w:val="2"/>
            <w:shd w:val="clear" w:color="auto" w:fill="auto"/>
            <w:vAlign w:val="top"/>
          </w:tcPr>
          <w:p>
            <w:pPr>
              <w:jc w:val="center"/>
              <w:rPr>
                <w:rFonts w:hint="eastAsia" w:ascii="思源黑体 CN Normal" w:hAnsi="思源黑体 CN Normal" w:eastAsia="思源黑体 CN Normal" w:cs="思源黑体 CN Normal"/>
                <w:color w:val="000000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27" w:type="dxa"/>
            <w:shd w:val="clear" w:color="auto" w:fill="auto"/>
            <w:vAlign w:val="top"/>
          </w:tcPr>
          <w:p>
            <w:pPr>
              <w:jc w:val="center"/>
              <w:rPr>
                <w:rFonts w:hint="eastAsia" w:ascii="思源黑体 CN Normal" w:hAnsi="思源黑体 CN Normal" w:eastAsia="思源黑体 CN Normal" w:cs="思源黑体 CN Normal"/>
                <w:color w:val="000000"/>
                <w:sz w:val="24"/>
                <w:szCs w:val="24"/>
              </w:rPr>
            </w:pPr>
            <w:r>
              <w:rPr>
                <w:rFonts w:hint="eastAsia" w:ascii="思源黑体 CN Normal" w:hAnsi="思源黑体 CN Normal" w:eastAsia="思源黑体 CN Normal" w:cs="思源黑体 CN Normal"/>
                <w:color w:val="000000"/>
                <w:sz w:val="24"/>
                <w:szCs w:val="24"/>
              </w:rPr>
              <w:t>发行市值</w:t>
            </w:r>
          </w:p>
        </w:tc>
        <w:tc>
          <w:tcPr>
            <w:tcW w:w="6095" w:type="dxa"/>
            <w:gridSpan w:val="2"/>
            <w:shd w:val="clear" w:color="auto" w:fill="auto"/>
            <w:vAlign w:val="top"/>
          </w:tcPr>
          <w:p>
            <w:pPr>
              <w:jc w:val="center"/>
              <w:rPr>
                <w:rFonts w:hint="eastAsia" w:ascii="思源黑体 CN Normal" w:hAnsi="思源黑体 CN Normal" w:eastAsia="思源黑体 CN Normal" w:cs="思源黑体 CN Normal"/>
                <w:color w:val="000000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27" w:type="dxa"/>
            <w:shd w:val="clear" w:color="auto" w:fill="auto"/>
            <w:vAlign w:val="top"/>
          </w:tcPr>
          <w:p>
            <w:pPr>
              <w:jc w:val="center"/>
              <w:rPr>
                <w:rFonts w:hint="eastAsia" w:ascii="思源黑体 CN Normal" w:hAnsi="思源黑体 CN Normal" w:eastAsia="思源黑体 CN Normal" w:cs="思源黑体 CN Normal"/>
                <w:color w:val="000000"/>
                <w:sz w:val="24"/>
                <w:szCs w:val="24"/>
              </w:rPr>
            </w:pPr>
            <w:r>
              <w:rPr>
                <w:rFonts w:hint="eastAsia" w:ascii="思源黑体 CN Normal" w:hAnsi="思源黑体 CN Normal" w:eastAsia="思源黑体 CN Normal" w:cs="思源黑体 CN Normal"/>
                <w:color w:val="000000"/>
                <w:sz w:val="24"/>
                <w:szCs w:val="24"/>
              </w:rPr>
              <w:t>开发团队（简介）</w:t>
            </w:r>
          </w:p>
        </w:tc>
        <w:tc>
          <w:tcPr>
            <w:tcW w:w="6095" w:type="dxa"/>
            <w:gridSpan w:val="2"/>
            <w:shd w:val="clear" w:color="auto" w:fill="auto"/>
            <w:vAlign w:val="top"/>
          </w:tcPr>
          <w:p>
            <w:pPr>
              <w:jc w:val="center"/>
              <w:rPr>
                <w:rFonts w:hint="eastAsia" w:ascii="思源黑体 CN Normal" w:hAnsi="思源黑体 CN Normal" w:eastAsia="思源黑体 CN Normal" w:cs="思源黑体 CN Normal"/>
                <w:color w:val="000000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27" w:type="dxa"/>
            <w:shd w:val="clear" w:color="auto" w:fill="auto"/>
            <w:vAlign w:val="top"/>
          </w:tcPr>
          <w:p>
            <w:pPr>
              <w:jc w:val="center"/>
              <w:rPr>
                <w:rFonts w:hint="eastAsia" w:ascii="思源黑体 CN Normal" w:hAnsi="思源黑体 CN Normal" w:eastAsia="思源黑体 CN Normal" w:cs="思源黑体 CN Normal"/>
                <w:color w:val="000000"/>
                <w:sz w:val="24"/>
                <w:szCs w:val="24"/>
              </w:rPr>
            </w:pPr>
            <w:r>
              <w:rPr>
                <w:rFonts w:hint="eastAsia" w:ascii="思源黑体 CN Normal" w:hAnsi="思源黑体 CN Normal" w:eastAsia="思源黑体 CN Normal" w:cs="思源黑体 CN Normal"/>
                <w:color w:val="000000"/>
                <w:sz w:val="24"/>
                <w:szCs w:val="24"/>
              </w:rPr>
              <w:t>持币用户数</w:t>
            </w:r>
          </w:p>
        </w:tc>
        <w:tc>
          <w:tcPr>
            <w:tcW w:w="6095" w:type="dxa"/>
            <w:gridSpan w:val="2"/>
            <w:shd w:val="clear" w:color="auto" w:fill="auto"/>
            <w:vAlign w:val="top"/>
          </w:tcPr>
          <w:p>
            <w:pPr>
              <w:jc w:val="center"/>
              <w:rPr>
                <w:rFonts w:hint="eastAsia" w:ascii="思源黑体 CN Normal" w:hAnsi="思源黑体 CN Normal" w:eastAsia="思源黑体 CN Normal" w:cs="思源黑体 CN Normal"/>
                <w:color w:val="000000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27" w:type="dxa"/>
            <w:shd w:val="clear" w:color="auto" w:fill="auto"/>
            <w:vAlign w:val="top"/>
          </w:tcPr>
          <w:p>
            <w:pPr>
              <w:jc w:val="center"/>
              <w:rPr>
                <w:rFonts w:hint="eastAsia" w:ascii="思源黑体 CN Normal" w:hAnsi="思源黑体 CN Normal" w:eastAsia="思源黑体 CN Normal" w:cs="思源黑体 CN Normal"/>
                <w:color w:val="000000"/>
                <w:sz w:val="24"/>
                <w:szCs w:val="24"/>
              </w:rPr>
            </w:pPr>
            <w:r>
              <w:rPr>
                <w:rFonts w:hint="eastAsia" w:ascii="思源黑体 CN Normal" w:hAnsi="思源黑体 CN Normal" w:eastAsia="思源黑体 CN Normal" w:cs="思源黑体 CN Normal"/>
                <w:color w:val="000000"/>
                <w:sz w:val="24"/>
                <w:szCs w:val="24"/>
              </w:rPr>
              <w:t>白皮书或创世贴地址</w:t>
            </w:r>
          </w:p>
        </w:tc>
        <w:tc>
          <w:tcPr>
            <w:tcW w:w="6095" w:type="dxa"/>
            <w:gridSpan w:val="2"/>
            <w:shd w:val="clear" w:color="auto" w:fill="auto"/>
            <w:vAlign w:val="top"/>
          </w:tcPr>
          <w:p>
            <w:pPr>
              <w:jc w:val="center"/>
              <w:rPr>
                <w:rFonts w:hint="eastAsia" w:ascii="思源黑体 CN Normal" w:hAnsi="思源黑体 CN Normal" w:eastAsia="思源黑体 CN Normal" w:cs="思源黑体 CN Normal"/>
                <w:color w:val="000000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27" w:type="dxa"/>
            <w:shd w:val="clear" w:color="auto" w:fill="auto"/>
            <w:vAlign w:val="top"/>
          </w:tcPr>
          <w:p>
            <w:pPr>
              <w:jc w:val="center"/>
              <w:rPr>
                <w:rFonts w:hint="eastAsia" w:ascii="思源黑体 CN Normal" w:hAnsi="思源黑体 CN Normal" w:eastAsia="思源黑体 CN Normal" w:cs="思源黑体 CN Normal"/>
                <w:color w:val="000000"/>
                <w:sz w:val="24"/>
                <w:szCs w:val="24"/>
              </w:rPr>
            </w:pPr>
            <w:r>
              <w:rPr>
                <w:rFonts w:hint="eastAsia" w:ascii="思源黑体 CN Normal" w:hAnsi="思源黑体 CN Normal" w:eastAsia="思源黑体 CN Normal" w:cs="思源黑体 CN Normal"/>
                <w:color w:val="000000"/>
                <w:sz w:val="24"/>
                <w:szCs w:val="24"/>
              </w:rPr>
              <w:t>官网地址</w:t>
            </w:r>
          </w:p>
        </w:tc>
        <w:tc>
          <w:tcPr>
            <w:tcW w:w="6095" w:type="dxa"/>
            <w:gridSpan w:val="2"/>
            <w:shd w:val="clear" w:color="auto" w:fill="auto"/>
            <w:vAlign w:val="top"/>
          </w:tcPr>
          <w:p>
            <w:pPr>
              <w:jc w:val="center"/>
              <w:rPr>
                <w:rFonts w:hint="eastAsia" w:ascii="思源黑体 CN Normal" w:hAnsi="思源黑体 CN Normal" w:eastAsia="思源黑体 CN Normal" w:cs="思源黑体 CN Normal"/>
                <w:color w:val="000000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27" w:type="dxa"/>
            <w:shd w:val="clear" w:color="auto" w:fill="auto"/>
            <w:vAlign w:val="top"/>
          </w:tcPr>
          <w:p>
            <w:pPr>
              <w:jc w:val="center"/>
              <w:rPr>
                <w:rFonts w:hint="eastAsia" w:ascii="思源黑体 CN Normal" w:hAnsi="思源黑体 CN Normal" w:eastAsia="思源黑体 CN Normal" w:cs="思源黑体 CN Normal"/>
                <w:color w:val="000000"/>
                <w:sz w:val="24"/>
                <w:szCs w:val="24"/>
              </w:rPr>
            </w:pPr>
            <w:r>
              <w:rPr>
                <w:rFonts w:hint="eastAsia" w:ascii="思源黑体 CN Normal" w:hAnsi="思源黑体 CN Normal" w:eastAsia="思源黑体 CN Normal" w:cs="思源黑体 CN Normal"/>
                <w:color w:val="000000"/>
                <w:sz w:val="24"/>
                <w:szCs w:val="24"/>
              </w:rPr>
              <w:t>钱包下载地址</w:t>
            </w:r>
          </w:p>
        </w:tc>
        <w:tc>
          <w:tcPr>
            <w:tcW w:w="6095" w:type="dxa"/>
            <w:gridSpan w:val="2"/>
            <w:shd w:val="clear" w:color="auto" w:fill="auto"/>
            <w:vAlign w:val="top"/>
          </w:tcPr>
          <w:p>
            <w:pPr>
              <w:jc w:val="center"/>
              <w:rPr>
                <w:rFonts w:hint="eastAsia" w:ascii="思源黑体 CN Normal" w:hAnsi="思源黑体 CN Normal" w:eastAsia="思源黑体 CN Normal" w:cs="思源黑体 CN Normal"/>
                <w:color w:val="000000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27" w:type="dxa"/>
            <w:shd w:val="clear" w:color="auto" w:fill="auto"/>
            <w:vAlign w:val="top"/>
          </w:tcPr>
          <w:p>
            <w:pPr>
              <w:jc w:val="center"/>
              <w:rPr>
                <w:rFonts w:hint="eastAsia" w:ascii="思源黑体 CN Normal" w:hAnsi="思源黑体 CN Normal" w:eastAsia="思源黑体 CN Normal" w:cs="思源黑体 CN Normal"/>
                <w:color w:val="000000"/>
                <w:sz w:val="24"/>
                <w:szCs w:val="24"/>
              </w:rPr>
            </w:pPr>
            <w:r>
              <w:rPr>
                <w:rFonts w:hint="eastAsia" w:ascii="思源黑体 CN Normal" w:hAnsi="思源黑体 CN Normal" w:eastAsia="思源黑体 CN Normal" w:cs="思源黑体 CN Normal"/>
                <w:color w:val="000000"/>
                <w:sz w:val="24"/>
                <w:szCs w:val="24"/>
              </w:rPr>
              <w:t>钱包说明文档</w:t>
            </w:r>
          </w:p>
        </w:tc>
        <w:tc>
          <w:tcPr>
            <w:tcW w:w="6095" w:type="dxa"/>
            <w:gridSpan w:val="2"/>
            <w:shd w:val="clear" w:color="auto" w:fill="auto"/>
            <w:vAlign w:val="top"/>
          </w:tcPr>
          <w:p>
            <w:pPr>
              <w:jc w:val="center"/>
              <w:rPr>
                <w:rFonts w:hint="eastAsia" w:ascii="思源黑体 CN Normal" w:hAnsi="思源黑体 CN Normal" w:eastAsia="思源黑体 CN Normal" w:cs="思源黑体 CN Normal"/>
                <w:color w:val="000000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27" w:type="dxa"/>
            <w:shd w:val="clear" w:color="auto" w:fill="auto"/>
            <w:vAlign w:val="top"/>
          </w:tcPr>
          <w:p>
            <w:pPr>
              <w:jc w:val="center"/>
              <w:rPr>
                <w:rFonts w:hint="eastAsia" w:ascii="思源黑体 CN Normal" w:hAnsi="思源黑体 CN Normal" w:eastAsia="思源黑体 CN Normal" w:cs="思源黑体 CN Normal"/>
                <w:color w:val="000000"/>
                <w:sz w:val="24"/>
                <w:szCs w:val="24"/>
              </w:rPr>
            </w:pPr>
            <w:r>
              <w:rPr>
                <w:rFonts w:hint="eastAsia" w:ascii="思源黑体 CN Normal" w:hAnsi="思源黑体 CN Normal" w:eastAsia="思源黑体 CN Normal" w:cs="思源黑体 CN Normal"/>
                <w:color w:val="000000"/>
                <w:sz w:val="24"/>
                <w:szCs w:val="24"/>
              </w:rPr>
              <w:t>区块查询</w:t>
            </w:r>
          </w:p>
        </w:tc>
        <w:tc>
          <w:tcPr>
            <w:tcW w:w="6095" w:type="dxa"/>
            <w:gridSpan w:val="2"/>
            <w:shd w:val="clear" w:color="auto" w:fill="auto"/>
            <w:vAlign w:val="top"/>
          </w:tcPr>
          <w:p>
            <w:pPr>
              <w:jc w:val="center"/>
              <w:rPr>
                <w:rFonts w:hint="eastAsia" w:ascii="思源黑体 CN Normal" w:hAnsi="思源黑体 CN Normal" w:eastAsia="思源黑体 CN Normal" w:cs="思源黑体 CN Normal"/>
                <w:color w:val="000000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27" w:type="dxa"/>
            <w:shd w:val="clear" w:color="auto" w:fill="auto"/>
            <w:vAlign w:val="top"/>
          </w:tcPr>
          <w:p>
            <w:pPr>
              <w:jc w:val="center"/>
              <w:rPr>
                <w:rFonts w:hint="eastAsia" w:ascii="思源黑体 CN Normal" w:hAnsi="思源黑体 CN Normal" w:eastAsia="思源黑体 CN Normal" w:cs="思源黑体 CN Normal"/>
                <w:color w:val="000000"/>
                <w:sz w:val="24"/>
                <w:szCs w:val="24"/>
              </w:rPr>
            </w:pPr>
            <w:r>
              <w:rPr>
                <w:rFonts w:hint="eastAsia" w:ascii="思源黑体 CN Normal" w:hAnsi="思源黑体 CN Normal" w:eastAsia="思源黑体 CN Normal" w:cs="思源黑体 CN Normal"/>
                <w:color w:val="000000"/>
                <w:sz w:val="24"/>
                <w:szCs w:val="24"/>
              </w:rPr>
              <w:t>挖矿机制</w:t>
            </w:r>
          </w:p>
        </w:tc>
        <w:tc>
          <w:tcPr>
            <w:tcW w:w="6095" w:type="dxa"/>
            <w:gridSpan w:val="2"/>
            <w:shd w:val="clear" w:color="auto" w:fill="auto"/>
            <w:vAlign w:val="top"/>
          </w:tcPr>
          <w:p>
            <w:pPr>
              <w:jc w:val="center"/>
              <w:rPr>
                <w:rFonts w:hint="eastAsia" w:ascii="思源黑体 CN Normal" w:hAnsi="思源黑体 CN Normal" w:eastAsia="思源黑体 CN Normal" w:cs="思源黑体 CN Normal"/>
                <w:color w:val="000000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27" w:type="dxa"/>
            <w:shd w:val="clear" w:color="auto" w:fill="auto"/>
            <w:vAlign w:val="top"/>
          </w:tcPr>
          <w:p>
            <w:pPr>
              <w:jc w:val="center"/>
              <w:rPr>
                <w:rFonts w:hint="eastAsia" w:ascii="思源黑体 CN Normal" w:hAnsi="思源黑体 CN Normal" w:eastAsia="思源黑体 CN Normal" w:cs="思源黑体 CN Normal"/>
                <w:color w:val="000000"/>
                <w:sz w:val="24"/>
                <w:szCs w:val="24"/>
              </w:rPr>
            </w:pPr>
            <w:r>
              <w:rPr>
                <w:rFonts w:hint="eastAsia" w:ascii="思源黑体 CN Normal" w:hAnsi="思源黑体 CN Normal" w:eastAsia="思源黑体 CN Normal" w:cs="思源黑体 CN Normal"/>
                <w:color w:val="000000"/>
                <w:sz w:val="24"/>
                <w:szCs w:val="24"/>
              </w:rPr>
              <w:t>币种优势</w:t>
            </w:r>
          </w:p>
        </w:tc>
        <w:tc>
          <w:tcPr>
            <w:tcW w:w="6095" w:type="dxa"/>
            <w:gridSpan w:val="2"/>
            <w:shd w:val="clear" w:color="auto" w:fill="auto"/>
            <w:vAlign w:val="top"/>
          </w:tcPr>
          <w:p>
            <w:pPr>
              <w:jc w:val="center"/>
              <w:rPr>
                <w:rFonts w:hint="eastAsia" w:ascii="思源黑体 CN Normal" w:hAnsi="思源黑体 CN Normal" w:eastAsia="思源黑体 CN Normal" w:cs="思源黑体 CN Normal"/>
                <w:color w:val="000000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27" w:type="dxa"/>
            <w:shd w:val="clear" w:color="auto" w:fill="auto"/>
            <w:vAlign w:val="top"/>
          </w:tcPr>
          <w:p>
            <w:pPr>
              <w:jc w:val="center"/>
              <w:rPr>
                <w:rFonts w:hint="eastAsia" w:ascii="思源黑体 CN Normal" w:hAnsi="思源黑体 CN Normal" w:eastAsia="思源黑体 CN Normal" w:cs="思源黑体 CN Normal"/>
                <w:color w:val="000000"/>
                <w:sz w:val="24"/>
                <w:szCs w:val="24"/>
              </w:rPr>
            </w:pPr>
            <w:r>
              <w:rPr>
                <w:rFonts w:hint="eastAsia" w:ascii="思源黑体 CN Normal" w:hAnsi="思源黑体 CN Normal" w:eastAsia="思源黑体 CN Normal" w:cs="思源黑体 CN Normal"/>
                <w:color w:val="000000"/>
                <w:sz w:val="24"/>
                <w:szCs w:val="24"/>
              </w:rPr>
              <w:t>已上线平台</w:t>
            </w:r>
          </w:p>
        </w:tc>
        <w:tc>
          <w:tcPr>
            <w:tcW w:w="6095" w:type="dxa"/>
            <w:gridSpan w:val="2"/>
            <w:shd w:val="clear" w:color="auto" w:fill="auto"/>
            <w:vAlign w:val="top"/>
          </w:tcPr>
          <w:p>
            <w:pPr>
              <w:jc w:val="center"/>
              <w:rPr>
                <w:rFonts w:hint="eastAsia" w:ascii="思源黑体 CN Normal" w:hAnsi="思源黑体 CN Normal" w:eastAsia="思源黑体 CN Normal" w:cs="思源黑体 CN Normal"/>
                <w:color w:val="000000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27" w:type="dxa"/>
            <w:shd w:val="clear" w:color="auto" w:fill="auto"/>
            <w:vAlign w:val="top"/>
          </w:tcPr>
          <w:p>
            <w:pPr>
              <w:jc w:val="center"/>
              <w:rPr>
                <w:rFonts w:hint="eastAsia" w:ascii="思源黑体 CN Normal" w:hAnsi="思源黑体 CN Normal" w:eastAsia="思源黑体 CN Normal" w:cs="思源黑体 CN Normal"/>
                <w:color w:val="000000"/>
                <w:sz w:val="24"/>
                <w:szCs w:val="24"/>
              </w:rPr>
            </w:pPr>
            <w:r>
              <w:rPr>
                <w:rFonts w:hint="eastAsia" w:ascii="思源黑体 CN Normal" w:hAnsi="思源黑体 CN Normal" w:eastAsia="思源黑体 CN Normal" w:cs="思源黑体 CN Normal"/>
                <w:color w:val="000000"/>
                <w:sz w:val="24"/>
                <w:szCs w:val="24"/>
              </w:rPr>
              <w:t>论坛社区（或者QQ群号）</w:t>
            </w:r>
          </w:p>
        </w:tc>
        <w:tc>
          <w:tcPr>
            <w:tcW w:w="6095" w:type="dxa"/>
            <w:gridSpan w:val="2"/>
            <w:shd w:val="clear" w:color="auto" w:fill="auto"/>
            <w:vAlign w:val="top"/>
          </w:tcPr>
          <w:p>
            <w:pPr>
              <w:jc w:val="center"/>
              <w:rPr>
                <w:rFonts w:hint="eastAsia" w:ascii="思源黑体 CN Normal" w:hAnsi="思源黑体 CN Normal" w:eastAsia="思源黑体 CN Normal" w:cs="思源黑体 CN Normal"/>
                <w:color w:val="000000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27" w:type="dxa"/>
            <w:shd w:val="clear" w:color="auto" w:fill="auto"/>
            <w:vAlign w:val="top"/>
          </w:tcPr>
          <w:p>
            <w:pPr>
              <w:jc w:val="center"/>
              <w:rPr>
                <w:rFonts w:hint="eastAsia" w:ascii="思源黑体 CN Normal" w:hAnsi="思源黑体 CN Normal" w:eastAsia="思源黑体 CN Normal" w:cs="思源黑体 CN Normal"/>
                <w:color w:val="000000"/>
                <w:sz w:val="24"/>
                <w:szCs w:val="24"/>
              </w:rPr>
            </w:pPr>
            <w:r>
              <w:rPr>
                <w:rFonts w:hint="eastAsia" w:ascii="思源黑体 CN Normal" w:hAnsi="思源黑体 CN Normal" w:eastAsia="思源黑体 CN Normal" w:cs="思源黑体 CN Normal"/>
                <w:color w:val="000000"/>
                <w:sz w:val="24"/>
                <w:szCs w:val="24"/>
              </w:rPr>
              <w:t>官方联系人</w:t>
            </w:r>
          </w:p>
        </w:tc>
        <w:tc>
          <w:tcPr>
            <w:tcW w:w="6095" w:type="dxa"/>
            <w:gridSpan w:val="2"/>
            <w:shd w:val="clear" w:color="auto" w:fill="auto"/>
            <w:vAlign w:val="top"/>
          </w:tcPr>
          <w:p>
            <w:pPr>
              <w:jc w:val="center"/>
              <w:rPr>
                <w:rFonts w:hint="eastAsia" w:ascii="思源黑体 CN Normal" w:hAnsi="思源黑体 CN Normal" w:eastAsia="思源黑体 CN Normal" w:cs="思源黑体 CN Normal"/>
                <w:color w:val="000000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27" w:type="dxa"/>
            <w:shd w:val="clear" w:color="auto" w:fill="auto"/>
            <w:vAlign w:val="top"/>
          </w:tcPr>
          <w:p>
            <w:pPr>
              <w:jc w:val="center"/>
              <w:rPr>
                <w:rFonts w:hint="eastAsia" w:ascii="思源黑体 CN Normal" w:hAnsi="思源黑体 CN Normal" w:eastAsia="思源黑体 CN Normal" w:cs="思源黑体 CN Normal"/>
                <w:color w:val="000000"/>
                <w:sz w:val="24"/>
                <w:szCs w:val="24"/>
              </w:rPr>
            </w:pPr>
            <w:r>
              <w:rPr>
                <w:rFonts w:hint="eastAsia" w:ascii="思源黑体 CN Normal" w:hAnsi="思源黑体 CN Normal" w:eastAsia="思源黑体 CN Normal" w:cs="思源黑体 CN Normal"/>
                <w:color w:val="000000"/>
                <w:sz w:val="24"/>
                <w:szCs w:val="24"/>
              </w:rPr>
              <w:t>官方联系方式QQ/Email/TEL</w:t>
            </w:r>
          </w:p>
        </w:tc>
        <w:tc>
          <w:tcPr>
            <w:tcW w:w="6095" w:type="dxa"/>
            <w:gridSpan w:val="2"/>
            <w:shd w:val="clear" w:color="auto" w:fill="auto"/>
            <w:vAlign w:val="top"/>
          </w:tcPr>
          <w:p>
            <w:pPr>
              <w:jc w:val="center"/>
              <w:rPr>
                <w:rFonts w:hint="eastAsia" w:ascii="思源黑体 CN Normal" w:hAnsi="思源黑体 CN Normal" w:eastAsia="思源黑体 CN Normal" w:cs="思源黑体 CN Normal"/>
                <w:color w:val="000000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222" w:type="dxa"/>
            <w:gridSpan w:val="3"/>
            <w:shd w:val="clear" w:color="auto" w:fill="auto"/>
            <w:vAlign w:val="top"/>
          </w:tcPr>
          <w:p>
            <w:pPr>
              <w:jc w:val="center"/>
              <w:rPr>
                <w:rFonts w:hint="eastAsia" w:ascii="思源黑体 CN Normal" w:hAnsi="思源黑体 CN Normal" w:eastAsia="思源黑体 CN Normal" w:cs="思源黑体 CN Normal"/>
                <w:color w:val="000000"/>
                <w:sz w:val="24"/>
                <w:szCs w:val="24"/>
              </w:rPr>
            </w:pPr>
            <w:r>
              <w:rPr>
                <w:rFonts w:hint="eastAsia" w:ascii="思源黑体 CN Normal" w:hAnsi="思源黑体 CN Normal" w:eastAsia="思源黑体 CN Normal" w:cs="思源黑体 CN Normal"/>
                <w:color w:val="000000"/>
                <w:sz w:val="24"/>
                <w:szCs w:val="24"/>
              </w:rPr>
              <w:t>币种的应用规划是什么？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222" w:type="dxa"/>
            <w:gridSpan w:val="3"/>
            <w:shd w:val="clear" w:color="auto" w:fill="auto"/>
            <w:vAlign w:val="top"/>
          </w:tcPr>
          <w:p>
            <w:pPr>
              <w:jc w:val="center"/>
              <w:rPr>
                <w:rFonts w:hint="eastAsia" w:ascii="思源黑体 CN Normal" w:hAnsi="思源黑体 CN Normal" w:eastAsia="思源黑体 CN Normal" w:cs="思源黑体 CN Normal"/>
                <w:color w:val="000000"/>
                <w:sz w:val="24"/>
                <w:szCs w:val="24"/>
              </w:rPr>
            </w:pPr>
            <w:r>
              <w:rPr>
                <w:rFonts w:hint="eastAsia" w:ascii="思源黑体 CN Normal" w:hAnsi="思源黑体 CN Normal" w:eastAsia="思源黑体 CN Normal" w:cs="思源黑体 CN Normal"/>
                <w:color w:val="000000"/>
                <w:sz w:val="24"/>
                <w:szCs w:val="24"/>
              </w:rPr>
              <w:t>简要分点回答</w:t>
            </w:r>
          </w:p>
          <w:p>
            <w:pPr>
              <w:jc w:val="center"/>
              <w:rPr>
                <w:rFonts w:hint="eastAsia" w:ascii="思源黑体 CN Normal" w:hAnsi="思源黑体 CN Normal" w:eastAsia="思源黑体 CN Normal" w:cs="思源黑体 CN Normal"/>
                <w:color w:val="000000"/>
                <w:sz w:val="24"/>
                <w:szCs w:val="24"/>
              </w:rPr>
            </w:pPr>
          </w:p>
          <w:p>
            <w:pPr>
              <w:jc w:val="center"/>
              <w:rPr>
                <w:rFonts w:hint="eastAsia" w:ascii="思源黑体 CN Normal" w:hAnsi="思源黑体 CN Normal" w:eastAsia="思源黑体 CN Normal" w:cs="思源黑体 CN Normal"/>
                <w:color w:val="000000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222" w:type="dxa"/>
            <w:gridSpan w:val="3"/>
            <w:shd w:val="clear" w:color="auto" w:fill="auto"/>
            <w:vAlign w:val="top"/>
          </w:tcPr>
          <w:p>
            <w:pPr>
              <w:jc w:val="center"/>
              <w:rPr>
                <w:rFonts w:hint="eastAsia" w:ascii="思源黑体 CN Normal" w:hAnsi="思源黑体 CN Normal" w:eastAsia="思源黑体 CN Normal" w:cs="思源黑体 CN Normal"/>
                <w:color w:val="000000"/>
                <w:sz w:val="24"/>
                <w:szCs w:val="24"/>
              </w:rPr>
            </w:pPr>
            <w:r>
              <w:rPr>
                <w:rFonts w:hint="eastAsia" w:ascii="思源黑体 CN Normal" w:hAnsi="思源黑体 CN Normal" w:eastAsia="思源黑体 CN Normal" w:cs="思源黑体 CN Normal"/>
                <w:color w:val="000000"/>
                <w:sz w:val="24"/>
                <w:szCs w:val="24"/>
              </w:rPr>
              <w:t>币种的营销规划是什么？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222" w:type="dxa"/>
            <w:gridSpan w:val="3"/>
            <w:shd w:val="clear" w:color="auto" w:fill="auto"/>
            <w:vAlign w:val="top"/>
          </w:tcPr>
          <w:p>
            <w:pPr>
              <w:jc w:val="center"/>
              <w:rPr>
                <w:rFonts w:hint="eastAsia" w:ascii="思源黑体 CN Normal" w:hAnsi="思源黑体 CN Normal" w:eastAsia="思源黑体 CN Normal" w:cs="思源黑体 CN Normal"/>
                <w:color w:val="000000"/>
                <w:sz w:val="24"/>
                <w:szCs w:val="24"/>
              </w:rPr>
            </w:pPr>
            <w:r>
              <w:rPr>
                <w:rFonts w:hint="eastAsia" w:ascii="思源黑体 CN Normal" w:hAnsi="思源黑体 CN Normal" w:eastAsia="思源黑体 CN Normal" w:cs="思源黑体 CN Normal"/>
                <w:color w:val="000000"/>
                <w:sz w:val="24"/>
                <w:szCs w:val="24"/>
              </w:rPr>
              <w:t>简要分点回答</w:t>
            </w:r>
          </w:p>
          <w:p>
            <w:pPr>
              <w:jc w:val="center"/>
              <w:rPr>
                <w:rFonts w:hint="eastAsia" w:ascii="思源黑体 CN Normal" w:hAnsi="思源黑体 CN Normal" w:eastAsia="思源黑体 CN Normal" w:cs="思源黑体 CN Normal"/>
                <w:color w:val="000000"/>
                <w:sz w:val="24"/>
                <w:szCs w:val="24"/>
              </w:rPr>
            </w:pPr>
          </w:p>
          <w:p>
            <w:pPr>
              <w:jc w:val="center"/>
              <w:rPr>
                <w:rFonts w:hint="eastAsia" w:ascii="思源黑体 CN Normal" w:hAnsi="思源黑体 CN Normal" w:eastAsia="思源黑体 CN Normal" w:cs="思源黑体 CN Normal"/>
                <w:color w:val="000000"/>
                <w:sz w:val="24"/>
                <w:szCs w:val="24"/>
              </w:rPr>
            </w:pPr>
          </w:p>
        </w:tc>
      </w:tr>
    </w:tbl>
    <w:p>
      <w:pPr>
        <w:pStyle w:val="5"/>
        <w:spacing w:before="0" w:beforeAutospacing="0" w:after="0" w:afterAutospacing="0" w:line="450" w:lineRule="atLeast"/>
        <w:rPr>
          <w:rFonts w:hint="eastAsia" w:ascii="思源黑体 CN Normal" w:hAnsi="思源黑体 CN Normal" w:eastAsia="思源黑体 CN Normal" w:cs="思源黑体 CN Normal"/>
          <w:color w:val="000000"/>
        </w:rPr>
      </w:pPr>
    </w:p>
    <w:p>
      <w:pPr>
        <w:pStyle w:val="5"/>
        <w:spacing w:before="0" w:beforeAutospacing="0" w:after="0" w:afterAutospacing="0" w:line="450" w:lineRule="atLeast"/>
        <w:rPr>
          <w:rFonts w:hint="eastAsia" w:ascii="思源黑体 CN Normal" w:hAnsi="思源黑体 CN Normal" w:eastAsia="思源黑体 CN Normal" w:cs="思源黑体 CN Normal"/>
          <w:b/>
          <w:color w:val="000000"/>
          <w:sz w:val="28"/>
          <w:szCs w:val="28"/>
        </w:rPr>
      </w:pPr>
      <w:r>
        <w:rPr>
          <w:rFonts w:hint="eastAsia" w:ascii="思源黑体 CN Normal" w:hAnsi="思源黑体 CN Normal" w:eastAsia="思源黑体 CN Normal" w:cs="思源黑体 CN Normal"/>
          <w:b/>
          <w:color w:val="000000"/>
          <w:sz w:val="28"/>
          <w:szCs w:val="28"/>
        </w:rPr>
        <w:t>【4】下币规则</w:t>
      </w:r>
    </w:p>
    <w:p>
      <w:pPr>
        <w:pStyle w:val="5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450" w:lineRule="atLeast"/>
        <w:ind w:firstLine="0"/>
        <w:textAlignment w:val="auto"/>
        <w:rPr>
          <w:rFonts w:hint="eastAsia" w:ascii="思源黑体 CN Normal" w:hAnsi="思源黑体 CN Normal" w:eastAsia="思源黑体 CN Normal" w:cs="思源黑体 CN Normal"/>
          <w:color w:val="000000"/>
          <w:sz w:val="21"/>
          <w:szCs w:val="21"/>
        </w:rPr>
      </w:pPr>
      <w:r>
        <w:rPr>
          <w:rFonts w:hint="eastAsia" w:ascii="思源黑体 CN Normal" w:hAnsi="思源黑体 CN Normal" w:eastAsia="思源黑体 CN Normal" w:cs="思源黑体 CN Normal"/>
          <w:color w:val="000000"/>
          <w:sz w:val="21"/>
          <w:szCs w:val="21"/>
        </w:rPr>
        <w:t>请注意，若在</w:t>
      </w:r>
      <w:r>
        <w:rPr>
          <w:rFonts w:hint="eastAsia" w:ascii="思源黑体 CN Normal" w:hAnsi="思源黑体 CN Normal" w:eastAsia="思源黑体 CN Normal" w:cs="思源黑体 CN Normal"/>
          <w:color w:val="000000"/>
          <w:sz w:val="21"/>
          <w:szCs w:val="21"/>
          <w:lang w:eastAsia="zh-CN"/>
        </w:rPr>
        <w:t>Hologo</w:t>
      </w:r>
      <w:r>
        <w:rPr>
          <w:rFonts w:hint="eastAsia" w:ascii="思源黑体 CN Normal" w:hAnsi="思源黑体 CN Normal" w:eastAsia="思源黑体 CN Normal" w:cs="思源黑体 CN Normal"/>
          <w:color w:val="000000"/>
          <w:sz w:val="21"/>
          <w:szCs w:val="21"/>
          <w:lang w:val="en-US" w:eastAsia="zh-CN"/>
        </w:rPr>
        <w:t>平台</w:t>
      </w:r>
      <w:r>
        <w:rPr>
          <w:rFonts w:hint="eastAsia" w:ascii="思源黑体 CN Normal" w:hAnsi="思源黑体 CN Normal" w:eastAsia="思源黑体 CN Normal" w:cs="思源黑体 CN Normal"/>
          <w:color w:val="000000"/>
          <w:sz w:val="21"/>
          <w:szCs w:val="21"/>
        </w:rPr>
        <w:t>已上线的数字货币出现下列情况之一，我们会通知其开发团队改进，如不改进或不作为，我们将会提前公告并暂停该币种交易和下线该币种。</w:t>
      </w:r>
    </w:p>
    <w:p>
      <w:pPr>
        <w:pStyle w:val="5"/>
        <w:spacing w:before="0" w:beforeAutospacing="0" w:after="0" w:afterAutospacing="0" w:line="450" w:lineRule="atLeast"/>
        <w:rPr>
          <w:rFonts w:hint="eastAsia" w:ascii="思源黑体 CN Normal" w:hAnsi="思源黑体 CN Normal" w:eastAsia="思源黑体 CN Normal" w:cs="思源黑体 CN Normal"/>
          <w:color w:val="000000"/>
          <w:sz w:val="21"/>
          <w:szCs w:val="21"/>
        </w:rPr>
      </w:pPr>
      <w:r>
        <w:rPr>
          <w:rFonts w:hint="eastAsia" w:ascii="思源黑体 CN Normal" w:hAnsi="思源黑体 CN Normal" w:eastAsia="思源黑体 CN Normal" w:cs="思源黑体 CN Normal"/>
          <w:color w:val="000000"/>
          <w:sz w:val="21"/>
          <w:szCs w:val="21"/>
        </w:rPr>
        <w:t>（1）官方团队解散，或者不再维护该币种；</w:t>
      </w:r>
    </w:p>
    <w:p>
      <w:pPr>
        <w:pStyle w:val="5"/>
        <w:spacing w:before="0" w:beforeAutospacing="0" w:after="0" w:afterAutospacing="0" w:line="450" w:lineRule="atLeast"/>
        <w:rPr>
          <w:rFonts w:hint="eastAsia" w:ascii="思源黑体 CN Normal" w:hAnsi="思源黑体 CN Normal" w:eastAsia="思源黑体 CN Normal" w:cs="思源黑体 CN Normal"/>
          <w:color w:val="000000"/>
          <w:sz w:val="21"/>
          <w:szCs w:val="21"/>
          <w:lang w:eastAsia="zh-CN"/>
        </w:rPr>
      </w:pPr>
      <w:r>
        <w:rPr>
          <w:rFonts w:hint="eastAsia" w:ascii="思源黑体 CN Normal" w:hAnsi="思源黑体 CN Normal" w:eastAsia="思源黑体 CN Normal" w:cs="思源黑体 CN Normal"/>
          <w:color w:val="000000"/>
          <w:sz w:val="21"/>
          <w:szCs w:val="21"/>
        </w:rPr>
        <w:t>（2）该币种人气低迷，没有用户进行交易</w:t>
      </w:r>
      <w:ins w:id="3" w:author="浮萍" w:date="2019-08-27T17:57:10Z">
        <w:r>
          <w:rPr>
            <w:rFonts w:hint="eastAsia" w:ascii="思源黑体 CN Normal" w:hAnsi="思源黑体 CN Normal" w:eastAsia="思源黑体 CN Normal" w:cs="思源黑体 CN Normal"/>
            <w:color w:val="000000"/>
            <w:sz w:val="21"/>
            <w:szCs w:val="21"/>
            <w:lang w:eastAsia="zh-CN"/>
          </w:rPr>
          <w:t>，</w:t>
        </w:r>
      </w:ins>
      <w:r>
        <w:rPr>
          <w:rFonts w:hint="eastAsia" w:ascii="思源黑体 CN Normal" w:hAnsi="思源黑体 CN Normal" w:eastAsia="思源黑体 CN Normal" w:cs="思源黑体 CN Normal"/>
          <w:color w:val="000000"/>
          <w:sz w:val="21"/>
          <w:szCs w:val="21"/>
        </w:rPr>
        <w:t>或者</w:t>
      </w:r>
      <w:r>
        <w:rPr>
          <w:rFonts w:hint="eastAsia" w:ascii="思源黑体 CN Normal" w:hAnsi="思源黑体 CN Normal" w:eastAsia="思源黑体 CN Normal" w:cs="思源黑体 CN Normal"/>
          <w:i w:val="0"/>
          <w:caps w:val="0"/>
          <w:color w:val="34383B"/>
          <w:spacing w:val="0"/>
          <w:sz w:val="21"/>
          <w:szCs w:val="21"/>
          <w:shd w:val="clear" w:fill="FFFFFF"/>
        </w:rPr>
        <w:t>连续30个交易日，每日交易额小于5万美金</w:t>
      </w:r>
      <w:r>
        <w:rPr>
          <w:rFonts w:hint="eastAsia" w:ascii="思源黑体 CN Normal" w:hAnsi="思源黑体 CN Normal" w:eastAsia="思源黑体 CN Normal" w:cs="思源黑体 CN Normal"/>
          <w:color w:val="000000"/>
          <w:sz w:val="21"/>
          <w:szCs w:val="21"/>
        </w:rPr>
        <w:t>；</w:t>
      </w:r>
    </w:p>
    <w:p>
      <w:pPr>
        <w:pStyle w:val="5"/>
        <w:spacing w:before="0" w:beforeAutospacing="0" w:after="0" w:afterAutospacing="0" w:line="450" w:lineRule="atLeast"/>
        <w:rPr>
          <w:rFonts w:hint="eastAsia" w:ascii="思源黑体 CN Normal" w:hAnsi="思源黑体 CN Normal" w:eastAsia="思源黑体 CN Normal" w:cs="思源黑体 CN Normal"/>
          <w:color w:val="000000"/>
          <w:sz w:val="21"/>
          <w:szCs w:val="21"/>
        </w:rPr>
      </w:pPr>
      <w:r>
        <w:rPr>
          <w:rFonts w:hint="eastAsia" w:ascii="思源黑体 CN Normal" w:hAnsi="思源黑体 CN Normal" w:eastAsia="思源黑体 CN Normal" w:cs="思源黑体 CN Normal"/>
          <w:color w:val="000000"/>
          <w:sz w:val="21"/>
          <w:szCs w:val="21"/>
        </w:rPr>
        <w:t>（3）该币种钱包出现技术问题，且长期影响其交易与运营；</w:t>
      </w:r>
    </w:p>
    <w:p>
      <w:pPr>
        <w:pStyle w:val="5"/>
        <w:spacing w:before="0" w:beforeAutospacing="0" w:after="0" w:afterAutospacing="0" w:line="450" w:lineRule="atLeast"/>
        <w:rPr>
          <w:rFonts w:hint="eastAsia" w:ascii="思源黑体 CN Normal" w:hAnsi="思源黑体 CN Normal" w:eastAsia="思源黑体 CN Normal" w:cs="思源黑体 CN Normal"/>
          <w:color w:val="000000"/>
          <w:sz w:val="21"/>
          <w:szCs w:val="21"/>
        </w:rPr>
      </w:pPr>
      <w:r>
        <w:rPr>
          <w:rFonts w:hint="eastAsia" w:ascii="思源黑体 CN Normal" w:hAnsi="思源黑体 CN Normal" w:eastAsia="思源黑体 CN Normal" w:cs="思源黑体 CN Normal"/>
          <w:color w:val="000000"/>
          <w:sz w:val="21"/>
          <w:szCs w:val="21"/>
        </w:rPr>
        <w:t>（4）该币种开发团队涉嫌恶意操盘砸盘等欺诈行为，如发生这种行为将严重惩罚该币种团队；</w:t>
      </w:r>
    </w:p>
    <w:p>
      <w:pPr>
        <w:pStyle w:val="5"/>
        <w:spacing w:before="0" w:beforeAutospacing="0" w:after="0" w:afterAutospacing="0" w:line="450" w:lineRule="atLeast"/>
        <w:rPr>
          <w:rFonts w:hint="eastAsia" w:ascii="思源黑体 CN Normal" w:hAnsi="思源黑体 CN Normal" w:eastAsia="思源黑体 CN Normal" w:cs="思源黑体 CN Normal"/>
          <w:color w:val="000000"/>
          <w:sz w:val="21"/>
          <w:szCs w:val="21"/>
        </w:rPr>
      </w:pPr>
      <w:r>
        <w:rPr>
          <w:rFonts w:hint="eastAsia" w:ascii="思源黑体 CN Normal" w:hAnsi="思源黑体 CN Normal" w:eastAsia="思源黑体 CN Normal" w:cs="思源黑体 CN Normal"/>
          <w:color w:val="000000"/>
          <w:sz w:val="21"/>
          <w:szCs w:val="21"/>
        </w:rPr>
        <w:t>（5）大部分用户强烈要求下线该币种或者其它由于该币种而影响</w:t>
      </w:r>
      <w:r>
        <w:rPr>
          <w:rFonts w:hint="eastAsia" w:ascii="思源黑体 CN Normal" w:hAnsi="思源黑体 CN Normal" w:eastAsia="思源黑体 CN Normal" w:cs="思源黑体 CN Normal"/>
          <w:color w:val="000000"/>
          <w:sz w:val="21"/>
          <w:szCs w:val="21"/>
          <w:lang w:eastAsia="zh-CN"/>
        </w:rPr>
        <w:t>Hologo</w:t>
      </w:r>
      <w:r>
        <w:rPr>
          <w:rFonts w:hint="eastAsia" w:ascii="思源黑体 CN Normal" w:hAnsi="思源黑体 CN Normal" w:eastAsia="思源黑体 CN Normal" w:cs="思源黑体 CN Normal"/>
          <w:color w:val="000000"/>
          <w:sz w:val="21"/>
          <w:szCs w:val="21"/>
          <w:lang w:val="en-US" w:eastAsia="zh-CN"/>
        </w:rPr>
        <w:t>平台</w:t>
      </w:r>
      <w:r>
        <w:rPr>
          <w:rFonts w:hint="eastAsia" w:ascii="思源黑体 CN Normal" w:hAnsi="思源黑体 CN Normal" w:eastAsia="思源黑体 CN Normal" w:cs="思源黑体 CN Normal"/>
          <w:color w:val="000000"/>
          <w:sz w:val="21"/>
          <w:szCs w:val="21"/>
        </w:rPr>
        <w:t>声誉的情况。</w:t>
      </w:r>
    </w:p>
    <w:p>
      <w:pPr>
        <w:pStyle w:val="5"/>
        <w:spacing w:before="0" w:beforeAutospacing="0" w:after="0" w:afterAutospacing="0" w:line="450" w:lineRule="atLeast"/>
        <w:rPr>
          <w:rFonts w:hint="eastAsia" w:ascii="思源黑体 CN Normal" w:hAnsi="思源黑体 CN Normal" w:eastAsia="思源黑体 CN Normal" w:cs="思源黑体 CN Normal"/>
          <w:color w:val="000000"/>
          <w:sz w:val="21"/>
          <w:szCs w:val="21"/>
        </w:rPr>
      </w:pPr>
      <w:r>
        <w:rPr>
          <w:rFonts w:hint="eastAsia" w:ascii="思源黑体 CN Normal" w:hAnsi="思源黑体 CN Normal" w:eastAsia="思源黑体 CN Normal" w:cs="思源黑体 CN Normal"/>
          <w:color w:val="000000"/>
          <w:sz w:val="21"/>
          <w:szCs w:val="21"/>
        </w:rPr>
        <w:t> </w:t>
      </w:r>
    </w:p>
    <w:p>
      <w:pPr>
        <w:pStyle w:val="5"/>
        <w:spacing w:before="0" w:beforeAutospacing="0" w:after="0" w:afterAutospacing="0" w:line="450" w:lineRule="atLeast"/>
        <w:rPr>
          <w:rFonts w:hint="eastAsia" w:ascii="思源黑体 CN Normal" w:hAnsi="思源黑体 CN Normal" w:eastAsia="思源黑体 CN Normal" w:cs="思源黑体 CN Normal"/>
          <w:color w:val="000000"/>
          <w:sz w:val="21"/>
          <w:szCs w:val="21"/>
        </w:rPr>
      </w:pPr>
      <w:r>
        <w:rPr>
          <w:rFonts w:hint="eastAsia" w:ascii="思源黑体 CN Normal" w:hAnsi="思源黑体 CN Normal" w:eastAsia="思源黑体 CN Normal" w:cs="思源黑体 CN Normal"/>
          <w:color w:val="000000"/>
          <w:sz w:val="21"/>
          <w:szCs w:val="21"/>
        </w:rPr>
        <w:t>说明：为了用户的资金安全和正常投资，我们会慎重考虑下币，请悉知！</w:t>
      </w:r>
    </w:p>
    <w:p>
      <w:pPr>
        <w:pStyle w:val="5"/>
        <w:spacing w:before="0" w:beforeAutospacing="0" w:after="0" w:afterAutospacing="0" w:line="450" w:lineRule="atLeast"/>
        <w:rPr>
          <w:rFonts w:hint="eastAsia" w:ascii="思源黑体 CN Normal" w:hAnsi="思源黑体 CN Normal" w:eastAsia="思源黑体 CN Normal" w:cs="思源黑体 CN Normal"/>
          <w:color w:val="000000"/>
          <w:sz w:val="21"/>
          <w:szCs w:val="21"/>
        </w:rPr>
      </w:pPr>
    </w:p>
    <w:p>
      <w:pPr>
        <w:pStyle w:val="5"/>
        <w:spacing w:before="0" w:beforeAutospacing="0" w:after="156" w:afterLines="50" w:afterAutospacing="0" w:line="450" w:lineRule="atLeast"/>
        <w:rPr>
          <w:rFonts w:hint="eastAsia" w:ascii="思源黑体 CN Normal" w:hAnsi="思源黑体 CN Normal" w:eastAsia="思源黑体 CN Normal" w:cs="思源黑体 CN Normal"/>
          <w:b/>
          <w:color w:val="000000"/>
          <w:sz w:val="28"/>
          <w:szCs w:val="28"/>
          <w:lang w:val="en-US" w:eastAsia="zh-CN"/>
        </w:rPr>
      </w:pPr>
      <w:r>
        <w:rPr>
          <w:rFonts w:hint="eastAsia" w:ascii="思源黑体 CN Normal" w:hAnsi="思源黑体 CN Normal" w:eastAsia="思源黑体 CN Normal" w:cs="思源黑体 CN Normal"/>
          <w:b/>
          <w:color w:val="000000"/>
          <w:sz w:val="28"/>
          <w:szCs w:val="28"/>
        </w:rPr>
        <w:t>【</w:t>
      </w:r>
      <w:r>
        <w:rPr>
          <w:rFonts w:hint="eastAsia" w:ascii="思源黑体 CN Normal" w:hAnsi="思源黑体 CN Normal" w:eastAsia="思源黑体 CN Normal" w:cs="思源黑体 CN Normal"/>
          <w:b/>
          <w:color w:val="000000"/>
          <w:sz w:val="28"/>
          <w:szCs w:val="28"/>
          <w:lang w:val="en-US" w:eastAsia="zh-CN"/>
        </w:rPr>
        <w:t>5</w:t>
      </w:r>
      <w:r>
        <w:rPr>
          <w:rFonts w:hint="eastAsia" w:ascii="思源黑体 CN Normal" w:hAnsi="思源黑体 CN Normal" w:eastAsia="思源黑体 CN Normal" w:cs="思源黑体 CN Normal"/>
          <w:b/>
          <w:color w:val="000000"/>
          <w:sz w:val="28"/>
          <w:szCs w:val="28"/>
        </w:rPr>
        <w:t>】</w:t>
      </w:r>
      <w:r>
        <w:rPr>
          <w:rFonts w:hint="eastAsia" w:ascii="思源黑体 CN Normal" w:hAnsi="思源黑体 CN Normal" w:eastAsia="思源黑体 CN Normal" w:cs="思源黑体 CN Normal"/>
          <w:b/>
          <w:color w:val="000000"/>
          <w:sz w:val="28"/>
          <w:szCs w:val="28"/>
          <w:lang w:val="en-US" w:eastAsia="zh-CN"/>
        </w:rPr>
        <w:t>乙方资源</w:t>
      </w:r>
    </w:p>
    <w:p>
      <w:pPr>
        <w:pStyle w:val="5"/>
        <w:spacing w:before="0" w:beforeAutospacing="0" w:after="156" w:afterLines="50" w:afterAutospacing="0" w:line="450" w:lineRule="atLeast"/>
        <w:rPr>
          <w:rFonts w:hint="eastAsia" w:ascii="思源黑体 CN Normal" w:hAnsi="思源黑体 CN Normal" w:eastAsia="思源黑体 CN Normal" w:cs="思源黑体 CN Normal"/>
          <w:b/>
          <w:color w:val="000000"/>
          <w:sz w:val="21"/>
          <w:szCs w:val="21"/>
          <w:lang w:val="en-US" w:eastAsia="zh-CN"/>
        </w:rPr>
      </w:pPr>
      <w:r>
        <w:rPr>
          <w:rFonts w:hint="eastAsia" w:ascii="思源黑体 CN Normal" w:hAnsi="思源黑体 CN Normal" w:eastAsia="思源黑体 CN Normal" w:cs="思源黑体 CN Normal"/>
          <w:b/>
          <w:color w:val="000000"/>
          <w:sz w:val="21"/>
          <w:szCs w:val="21"/>
          <w:lang w:val="en-US" w:eastAsia="zh-CN"/>
        </w:rPr>
        <w:t>乙</w:t>
      </w:r>
      <w:r>
        <w:rPr>
          <w:rFonts w:hint="eastAsia" w:ascii="思源黑体 CN Normal" w:hAnsi="思源黑体 CN Normal" w:eastAsia="思源黑体 CN Normal" w:cs="思源黑体 CN Normal"/>
          <w:b w:val="0"/>
          <w:bCs/>
          <w:color w:val="000000"/>
          <w:sz w:val="21"/>
          <w:szCs w:val="21"/>
          <w:lang w:val="en-US" w:eastAsia="zh-CN"/>
        </w:rPr>
        <w:t>方深耕投资于区块链相关产业，累积了区块链多渠道媒体资源以及专业线下路演团队资源，甲方可向乙方申请①（多媒体推广渠道）以及②（线下路演推广）支持，甲乙双方可在达成具体推广协商后，乙方可根据公司安排配合甲方拓展市场影响力，帮助甲方提高项目品牌认知度。</w:t>
      </w:r>
    </w:p>
    <w:p>
      <w:pPr>
        <w:pStyle w:val="5"/>
        <w:spacing w:before="0" w:beforeAutospacing="0" w:after="0" w:afterAutospacing="0" w:line="450" w:lineRule="atLeast"/>
        <w:rPr>
          <w:rFonts w:hint="eastAsia" w:ascii="思源黑体 CN Normal" w:hAnsi="思源黑体 CN Normal" w:eastAsia="思源黑体 CN Normal" w:cs="思源黑体 CN Normal"/>
          <w:b/>
          <w:color w:val="000000"/>
          <w:sz w:val="22"/>
          <w:szCs w:val="22"/>
        </w:rPr>
      </w:pPr>
    </w:p>
    <w:p>
      <w:pPr>
        <w:pStyle w:val="5"/>
        <w:spacing w:before="0" w:beforeAutospacing="0" w:after="0" w:afterAutospacing="0" w:line="450" w:lineRule="atLeast"/>
        <w:rPr>
          <w:rFonts w:hint="eastAsia" w:ascii="思源黑体 CN Normal" w:hAnsi="思源黑体 CN Normal" w:eastAsia="思源黑体 CN Normal" w:cs="思源黑体 CN Normal"/>
          <w:b/>
          <w:color w:val="000000"/>
          <w:sz w:val="28"/>
          <w:szCs w:val="28"/>
        </w:rPr>
      </w:pPr>
      <w:r>
        <w:rPr>
          <w:rFonts w:hint="eastAsia" w:ascii="思源黑体 CN Normal" w:hAnsi="思源黑体 CN Normal" w:eastAsia="思源黑体 CN Normal" w:cs="思源黑体 CN Normal"/>
          <w:b/>
          <w:color w:val="000000"/>
          <w:sz w:val="28"/>
          <w:szCs w:val="28"/>
        </w:rPr>
        <w:t>【</w:t>
      </w:r>
      <w:r>
        <w:rPr>
          <w:rFonts w:hint="eastAsia" w:ascii="思源黑体 CN Normal" w:hAnsi="思源黑体 CN Normal" w:eastAsia="思源黑体 CN Normal" w:cs="思源黑体 CN Normal"/>
          <w:b/>
          <w:color w:val="000000"/>
          <w:sz w:val="28"/>
          <w:szCs w:val="28"/>
          <w:lang w:val="en-US" w:eastAsia="zh-CN"/>
        </w:rPr>
        <w:t>6</w:t>
      </w:r>
      <w:r>
        <w:rPr>
          <w:rFonts w:hint="eastAsia" w:ascii="思源黑体 CN Normal" w:hAnsi="思源黑体 CN Normal" w:eastAsia="思源黑体 CN Normal" w:cs="思源黑体 CN Normal"/>
          <w:b/>
          <w:color w:val="000000"/>
          <w:sz w:val="28"/>
          <w:szCs w:val="28"/>
        </w:rPr>
        <w:t>】附则</w:t>
      </w:r>
    </w:p>
    <w:p>
      <w:pPr>
        <w:spacing w:line="360" w:lineRule="auto"/>
        <w:rPr>
          <w:rFonts w:hint="eastAsia" w:ascii="思源黑体 CN Normal" w:hAnsi="思源黑体 CN Normal" w:eastAsia="思源黑体 CN Normal" w:cs="思源黑体 CN Normal"/>
          <w:snapToGrid w:val="0"/>
          <w:color w:val="000000"/>
          <w:sz w:val="21"/>
          <w:szCs w:val="20"/>
        </w:rPr>
      </w:pPr>
      <w:r>
        <w:rPr>
          <w:rFonts w:hint="eastAsia" w:ascii="思源黑体 CN Normal" w:hAnsi="思源黑体 CN Normal" w:eastAsia="思源黑体 CN Normal" w:cs="思源黑体 CN Normal"/>
          <w:snapToGrid w:val="0"/>
          <w:color w:val="000000"/>
          <w:sz w:val="21"/>
          <w:szCs w:val="20"/>
        </w:rPr>
        <w:t>（一）本附件一式两份，双方各执一份。本协议自双方签字盖章之日起生效。</w:t>
      </w:r>
    </w:p>
    <w:p>
      <w:pPr>
        <w:spacing w:line="360" w:lineRule="auto"/>
        <w:rPr>
          <w:rFonts w:hint="eastAsia" w:ascii="思源黑体 CN Normal" w:hAnsi="思源黑体 CN Normal" w:eastAsia="思源黑体 CN Normal" w:cs="思源黑体 CN Normal"/>
          <w:snapToGrid w:val="0"/>
          <w:color w:val="000000"/>
          <w:sz w:val="21"/>
          <w:szCs w:val="20"/>
        </w:rPr>
      </w:pPr>
      <w:r>
        <w:rPr>
          <w:rFonts w:hint="eastAsia" w:ascii="思源黑体 CN Normal" w:hAnsi="思源黑体 CN Normal" w:eastAsia="思源黑体 CN Normal" w:cs="思源黑体 CN Normal"/>
          <w:snapToGrid w:val="0"/>
          <w:color w:val="000000"/>
          <w:sz w:val="21"/>
          <w:szCs w:val="20"/>
        </w:rPr>
        <w:t>（二）在项目运营过程中，如有一方对部分条款存在异议，须经另一方共同协商后进行修订生效。</w:t>
      </w:r>
    </w:p>
    <w:p>
      <w:pPr>
        <w:spacing w:line="360" w:lineRule="auto"/>
        <w:rPr>
          <w:rFonts w:hint="eastAsia" w:ascii="思源黑体 CN Normal" w:hAnsi="思源黑体 CN Normal" w:eastAsia="思源黑体 CN Normal" w:cs="思源黑体 CN Normal"/>
          <w:snapToGrid w:val="0"/>
          <w:color w:val="000000"/>
          <w:sz w:val="24"/>
        </w:rPr>
      </w:pPr>
      <w:r>
        <w:rPr>
          <w:rFonts w:hint="eastAsia" w:ascii="思源黑体 CN Normal" w:hAnsi="思源黑体 CN Normal" w:eastAsia="思源黑体 CN Normal" w:cs="思源黑体 CN Normal"/>
          <w:snapToGrid w:val="0"/>
          <w:color w:val="000000"/>
          <w:sz w:val="21"/>
          <w:szCs w:val="20"/>
        </w:rPr>
        <w:t>（三）未经乙方许可，甲方不得向第三方透露本协议的具体内容和相关事宜，一切以乙方</w:t>
      </w:r>
      <w:r>
        <w:rPr>
          <w:rFonts w:hint="eastAsia" w:ascii="思源黑体 CN Normal" w:hAnsi="思源黑体 CN Normal" w:eastAsia="思源黑体 CN Normal" w:cs="思源黑体 CN Normal"/>
          <w:color w:val="000000"/>
          <w:sz w:val="18"/>
          <w:szCs w:val="20"/>
          <w:lang w:eastAsia="zh-CN"/>
        </w:rPr>
        <w:t>Hologo</w:t>
      </w:r>
      <w:r>
        <w:rPr>
          <w:rFonts w:hint="eastAsia" w:ascii="思源黑体 CN Normal" w:hAnsi="思源黑体 CN Normal" w:eastAsia="思源黑体 CN Normal" w:cs="思源黑体 CN Normal"/>
          <w:snapToGrid w:val="0"/>
          <w:color w:val="000000"/>
          <w:sz w:val="21"/>
          <w:szCs w:val="20"/>
          <w:lang w:val="en-US" w:eastAsia="zh-CN"/>
        </w:rPr>
        <w:t>平台</w:t>
      </w:r>
      <w:r>
        <w:rPr>
          <w:rFonts w:hint="eastAsia" w:ascii="思源黑体 CN Normal" w:hAnsi="思源黑体 CN Normal" w:eastAsia="思源黑体 CN Normal" w:cs="思源黑体 CN Normal"/>
          <w:snapToGrid w:val="0"/>
          <w:color w:val="000000"/>
          <w:sz w:val="21"/>
          <w:szCs w:val="20"/>
        </w:rPr>
        <w:t>公告为</w:t>
      </w:r>
    </w:p>
    <w:p>
      <w:pPr>
        <w:spacing w:line="360" w:lineRule="auto"/>
        <w:jc w:val="center"/>
        <w:rPr>
          <w:rFonts w:hint="eastAsia" w:ascii="思源黑体 CN Normal" w:hAnsi="思源黑体 CN Normal" w:eastAsia="思源黑体 CN Normal" w:cs="思源黑体 CN Normal"/>
          <w:sz w:val="18"/>
          <w:szCs w:val="16"/>
        </w:rPr>
      </w:pPr>
      <w:r>
        <w:rPr>
          <w:rFonts w:hint="eastAsia" w:ascii="思源黑体 CN Normal" w:hAnsi="思源黑体 CN Normal" w:eastAsia="思源黑体 CN Normal" w:cs="思源黑体 CN Normal"/>
          <w:sz w:val="18"/>
          <w:szCs w:val="16"/>
        </w:rPr>
        <w:t>-------------------------------------------------------------------以下无正文-------------------------------------------------------------------</w:t>
      </w:r>
    </w:p>
    <w:p>
      <w:pPr>
        <w:spacing w:line="360" w:lineRule="auto"/>
        <w:rPr>
          <w:rFonts w:hint="eastAsia" w:ascii="思源黑体 CN Normal" w:hAnsi="思源黑体 CN Normal" w:eastAsia="思源黑体 CN Normal" w:cs="思源黑体 CN Normal"/>
          <w:sz w:val="24"/>
        </w:rPr>
      </w:pPr>
    </w:p>
    <w:p>
      <w:pPr>
        <w:spacing w:line="360" w:lineRule="auto"/>
        <w:rPr>
          <w:rFonts w:hint="eastAsia" w:ascii="思源黑体 CN Normal" w:hAnsi="思源黑体 CN Normal" w:eastAsia="思源黑体 CN Normal" w:cs="思源黑体 CN Normal"/>
          <w:sz w:val="24"/>
        </w:rPr>
      </w:pPr>
      <w:r>
        <w:rPr>
          <w:rFonts w:hint="eastAsia" w:ascii="思源黑体 CN Normal" w:hAnsi="思源黑体 CN Normal" w:eastAsia="思源黑体 CN Normal" w:cs="思源黑体 CN Normal"/>
          <w:sz w:val="24"/>
        </w:rPr>
        <w:t>甲方(盖章)：                              乙方(盖章)：</w:t>
      </w:r>
    </w:p>
    <w:p>
      <w:pPr>
        <w:spacing w:line="360" w:lineRule="auto"/>
        <w:rPr>
          <w:rFonts w:hint="eastAsia" w:ascii="思源黑体 CN Normal" w:hAnsi="思源黑体 CN Normal" w:eastAsia="思源黑体 CN Normal" w:cs="思源黑体 CN Normal"/>
          <w:sz w:val="24"/>
        </w:rPr>
      </w:pPr>
    </w:p>
    <w:p>
      <w:pPr>
        <w:spacing w:line="360" w:lineRule="auto"/>
        <w:rPr>
          <w:rFonts w:hint="eastAsia" w:ascii="思源黑体 CN Normal" w:hAnsi="思源黑体 CN Normal" w:eastAsia="思源黑体 CN Normal" w:cs="思源黑体 CN Normal"/>
          <w:sz w:val="24"/>
        </w:rPr>
      </w:pPr>
    </w:p>
    <w:p>
      <w:pPr>
        <w:spacing w:line="360" w:lineRule="auto"/>
        <w:rPr>
          <w:rFonts w:hint="eastAsia" w:ascii="思源黑体 CN Normal" w:hAnsi="思源黑体 CN Normal" w:eastAsia="思源黑体 CN Normal" w:cs="思源黑体 CN Normal"/>
          <w:b/>
          <w:sz w:val="24"/>
        </w:rPr>
      </w:pPr>
      <w:r>
        <w:rPr>
          <w:rFonts w:hint="eastAsia" w:ascii="思源黑体 CN Normal" w:hAnsi="思源黑体 CN Normal" w:eastAsia="思源黑体 CN Normal" w:cs="思源黑体 CN Normal"/>
          <w:sz w:val="24"/>
        </w:rPr>
        <w:t>负责人签字：                             负责人签字：</w:t>
      </w:r>
    </w:p>
    <w:p>
      <w:pPr>
        <w:spacing w:line="360" w:lineRule="auto"/>
        <w:rPr>
          <w:rFonts w:hint="eastAsia" w:ascii="思源黑体 CN Normal" w:hAnsi="思源黑体 CN Normal" w:eastAsia="思源黑体 CN Normal" w:cs="思源黑体 CN Normal"/>
          <w:sz w:val="24"/>
        </w:rPr>
      </w:pPr>
      <w:r>
        <w:rPr>
          <w:rFonts w:hint="eastAsia" w:ascii="思源黑体 CN Normal" w:hAnsi="思源黑体 CN Normal" w:eastAsia="思源黑体 CN Normal" w:cs="思源黑体 CN Normal"/>
          <w:sz w:val="24"/>
        </w:rPr>
        <w:t xml:space="preserve">       </w:t>
      </w:r>
    </w:p>
    <w:p>
      <w:pPr>
        <w:spacing w:line="360" w:lineRule="auto"/>
        <w:rPr>
          <w:rFonts w:hint="eastAsia" w:ascii="思源黑体 CN Normal" w:hAnsi="思源黑体 CN Normal" w:eastAsia="思源黑体 CN Normal" w:cs="思源黑体 CN Normal"/>
          <w:sz w:val="24"/>
        </w:rPr>
      </w:pPr>
      <w:r>
        <w:rPr>
          <w:rFonts w:hint="eastAsia" w:ascii="思源黑体 CN Normal" w:hAnsi="思源黑体 CN Normal" w:eastAsia="思源黑体 CN Normal" w:cs="思源黑体 CN Normal"/>
          <w:sz w:val="24"/>
        </w:rPr>
        <w:t xml:space="preserve">                 </w:t>
      </w:r>
    </w:p>
    <w:p>
      <w:pPr>
        <w:spacing w:line="360" w:lineRule="auto"/>
        <w:rPr>
          <w:rFonts w:hint="eastAsia" w:ascii="思源黑体 CN Normal" w:hAnsi="思源黑体 CN Normal" w:eastAsia="思源黑体 CN Normal" w:cs="思源黑体 CN Normal"/>
          <w:sz w:val="24"/>
        </w:rPr>
      </w:pPr>
      <w:r>
        <w:rPr>
          <w:rFonts w:hint="eastAsia" w:ascii="思源黑体 CN Normal" w:hAnsi="思源黑体 CN Normal" w:eastAsia="思源黑体 CN Normal" w:cs="思源黑体 CN Normal"/>
          <w:sz w:val="24"/>
        </w:rPr>
        <w:t>签订日期：</w:t>
      </w:r>
      <w:r>
        <w:rPr>
          <w:rFonts w:hint="eastAsia" w:ascii="思源黑体 CN Normal" w:hAnsi="思源黑体 CN Normal" w:eastAsia="思源黑体 CN Normal" w:cs="思源黑体 CN Normal"/>
          <w:sz w:val="24"/>
          <w:u w:val="single"/>
        </w:rPr>
        <w:t xml:space="preserve">   </w:t>
      </w:r>
      <w:r>
        <w:rPr>
          <w:rFonts w:hint="eastAsia" w:ascii="思源黑体 CN Normal" w:hAnsi="思源黑体 CN Normal" w:eastAsia="思源黑体 CN Normal" w:cs="思源黑体 CN Normal"/>
          <w:sz w:val="24"/>
          <w:u w:val="single"/>
          <w:lang w:val="en-US" w:eastAsia="zh-CN"/>
        </w:rPr>
        <w:t xml:space="preserve">  </w:t>
      </w:r>
      <w:r>
        <w:rPr>
          <w:rFonts w:hint="eastAsia" w:ascii="思源黑体 CN Normal" w:hAnsi="思源黑体 CN Normal" w:eastAsia="思源黑体 CN Normal" w:cs="思源黑体 CN Normal"/>
          <w:sz w:val="24"/>
        </w:rPr>
        <w:t>年</w:t>
      </w:r>
      <w:r>
        <w:rPr>
          <w:rFonts w:hint="eastAsia" w:ascii="思源黑体 CN Normal" w:hAnsi="思源黑体 CN Normal" w:eastAsia="思源黑体 CN Normal" w:cs="思源黑体 CN Normal"/>
          <w:i/>
          <w:iCs/>
          <w:sz w:val="24"/>
          <w:u w:val="single"/>
        </w:rPr>
        <w:t xml:space="preserve">   </w:t>
      </w:r>
      <w:r>
        <w:rPr>
          <w:rFonts w:hint="eastAsia" w:ascii="思源黑体 CN Normal" w:hAnsi="思源黑体 CN Normal" w:eastAsia="思源黑体 CN Normal" w:cs="思源黑体 CN Normal"/>
          <w:sz w:val="24"/>
        </w:rPr>
        <w:t>月</w:t>
      </w:r>
      <w:r>
        <w:rPr>
          <w:rFonts w:hint="eastAsia" w:ascii="思源黑体 CN Normal" w:hAnsi="思源黑体 CN Normal" w:eastAsia="思源黑体 CN Normal" w:cs="思源黑体 CN Normal"/>
          <w:sz w:val="24"/>
          <w:u w:val="single"/>
        </w:rPr>
        <w:t xml:space="preserve">   </w:t>
      </w:r>
      <w:r>
        <w:rPr>
          <w:rFonts w:hint="eastAsia" w:ascii="思源黑体 CN Normal" w:hAnsi="思源黑体 CN Normal" w:eastAsia="思源黑体 CN Normal" w:cs="思源黑体 CN Normal"/>
          <w:sz w:val="24"/>
        </w:rPr>
        <w:t>日              签订日期：</w:t>
      </w:r>
      <w:r>
        <w:rPr>
          <w:rFonts w:hint="eastAsia" w:ascii="思源黑体 CN Normal" w:hAnsi="思源黑体 CN Normal" w:eastAsia="思源黑体 CN Normal" w:cs="思源黑体 CN Normal"/>
          <w:sz w:val="24"/>
          <w:u w:val="single"/>
        </w:rPr>
        <w:t xml:space="preserve"> </w:t>
      </w:r>
      <w:r>
        <w:rPr>
          <w:rFonts w:hint="eastAsia" w:ascii="思源黑体 CN Normal" w:hAnsi="思源黑体 CN Normal" w:eastAsia="思源黑体 CN Normal" w:cs="思源黑体 CN Normal"/>
          <w:sz w:val="24"/>
          <w:u w:val="single"/>
          <w:lang w:val="en-US" w:eastAsia="zh-CN"/>
        </w:rPr>
        <w:t xml:space="preserve">  </w:t>
      </w:r>
      <w:r>
        <w:rPr>
          <w:rFonts w:hint="eastAsia" w:ascii="思源黑体 CN Normal" w:hAnsi="思源黑体 CN Normal" w:eastAsia="思源黑体 CN Normal" w:cs="思源黑体 CN Normal"/>
          <w:sz w:val="24"/>
          <w:u w:val="single"/>
        </w:rPr>
        <w:t xml:space="preserve">  </w:t>
      </w:r>
      <w:r>
        <w:rPr>
          <w:rFonts w:hint="eastAsia" w:ascii="思源黑体 CN Normal" w:hAnsi="思源黑体 CN Normal" w:eastAsia="思源黑体 CN Normal" w:cs="思源黑体 CN Normal"/>
          <w:sz w:val="24"/>
        </w:rPr>
        <w:t>年</w:t>
      </w:r>
      <w:r>
        <w:rPr>
          <w:rFonts w:hint="eastAsia" w:ascii="思源黑体 CN Normal" w:hAnsi="思源黑体 CN Normal" w:eastAsia="思源黑体 CN Normal" w:cs="思源黑体 CN Normal"/>
          <w:sz w:val="24"/>
          <w:u w:val="single"/>
        </w:rPr>
        <w:t xml:space="preserve">    </w:t>
      </w:r>
      <w:r>
        <w:rPr>
          <w:rFonts w:hint="eastAsia" w:ascii="思源黑体 CN Normal" w:hAnsi="思源黑体 CN Normal" w:eastAsia="思源黑体 CN Normal" w:cs="思源黑体 CN Normal"/>
          <w:sz w:val="24"/>
        </w:rPr>
        <w:t>月</w:t>
      </w:r>
      <w:r>
        <w:rPr>
          <w:rFonts w:hint="eastAsia" w:ascii="思源黑体 CN Normal" w:hAnsi="思源黑体 CN Normal" w:eastAsia="思源黑体 CN Normal" w:cs="思源黑体 CN Normal"/>
          <w:sz w:val="24"/>
          <w:u w:val="single"/>
        </w:rPr>
        <w:t xml:space="preserve">   </w:t>
      </w:r>
      <w:r>
        <w:rPr>
          <w:rFonts w:hint="eastAsia" w:ascii="思源黑体 CN Normal" w:hAnsi="思源黑体 CN Normal" w:eastAsia="思源黑体 CN Normal" w:cs="思源黑体 CN Normal"/>
          <w:sz w:val="24"/>
        </w:rPr>
        <w:t>日</w:t>
      </w:r>
    </w:p>
    <w:p>
      <w:pPr>
        <w:rPr>
          <w:rFonts w:hint="eastAsia" w:ascii="思源黑体 CN Normal" w:hAnsi="思源黑体 CN Normal" w:eastAsia="思源黑体 CN Normal" w:cs="思源黑体 CN Normal"/>
        </w:rPr>
      </w:pPr>
    </w:p>
    <w:p>
      <w:pPr>
        <w:rPr>
          <w:rFonts w:hint="eastAsia" w:ascii="思源黑体 CN Normal" w:hAnsi="思源黑体 CN Normal" w:eastAsia="思源黑体 CN Normal" w:cs="思源黑体 CN Normal"/>
        </w:rPr>
      </w:pPr>
    </w:p>
    <w:p>
      <w:pPr>
        <w:rPr>
          <w:rFonts w:hint="eastAsia" w:ascii="思源黑体 CN Normal" w:hAnsi="思源黑体 CN Normal" w:eastAsia="思源黑体 CN Normal" w:cs="思源黑体 CN Normal"/>
        </w:rPr>
      </w:pPr>
    </w:p>
    <w:sectPr>
      <w:footerReference r:id="rId9" w:type="default"/>
      <w:pgSz w:w="11906" w:h="16838"/>
      <w:pgMar w:top="1440" w:right="1080" w:bottom="1440" w:left="1080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pgNumType w:fmt="decimal" w:start="2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1EBD399D-90E8-4D67-BE4E-5F55F2AF37EE}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  <w:embedRegular r:id="rId2" w:fontKey="{87893DC0-0458-48A6-85BF-3115BE20452B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627A6D9B-04D6-4338-A16A-D7D9D66530C2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1D51D1F7-5FF3-499A-8B78-E39901123D50}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  <w:embedRegular r:id="rId5" w:fontKey="{B8C55F29-744C-4744-A439-C8FA7EF091CB}"/>
  </w:font>
  <w:font w:name="思源黑体 CN Normal">
    <w:altName w:val="黑体"/>
    <w:panose1 w:val="020B0400000000000000"/>
    <w:charset w:val="86"/>
    <w:family w:val="auto"/>
    <w:pitch w:val="default"/>
    <w:sig w:usb0="00000000" w:usb1="00000000" w:usb2="00000016" w:usb3="00000000" w:csb0="60060107" w:csb1="00000000"/>
    <w:embedRegular r:id="rId6" w:fontKey="{DB0F47F2-7B37-444A-8C27-55DA85FF276A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wordWrap w:val="0"/>
      <w:ind w:right="360"/>
      <w:jc w:val="both"/>
      <w:rPr>
        <w:rFonts w:hint="default" w:ascii="宋体" w:hAnsi="宋体"/>
      </w:rPr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1" name="文本框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3"/>
                            <w:rPr>
                              <w:rFonts w:hint="eastAsia" w:eastAsia="宋体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"/>
                      <w:rPr>
                        <w:rFonts w:hint="eastAsia" w:eastAsia="宋体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1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  <w:p>
    <w:pPr>
      <w:pStyle w:val="3"/>
      <w:wordWrap w:val="0"/>
      <w:ind w:right="360"/>
      <w:jc w:val="right"/>
      <w:rPr>
        <w:rFonts w:ascii="宋体" w:hAnsi="宋体"/>
      </w:rPr>
    </w:pPr>
    <w:r>
      <w:rPr>
        <w:rFonts w:hint="default" w:ascii="宋体" w:hAnsi="宋体"/>
      </w:rPr>
      <w:t>火龙果交易所</w:t>
    </w:r>
    <w:r>
      <w:rPr>
        <w:rFonts w:hint="eastAsia" w:ascii="宋体" w:hAnsi="宋体"/>
      </w:rPr>
      <w:t>：</w:t>
    </w:r>
    <w:r>
      <w:t>https://</w:t>
    </w:r>
    <w:r>
      <w:rPr>
        <w:rFonts w:hint="default"/>
        <w:lang w:eastAsia="zh-CN"/>
      </w:rPr>
      <w:t>hologo.io</w:t>
    </w:r>
    <w:r>
      <w:rPr>
        <w:rFonts w:hint="eastAsia" w:ascii="宋体" w:hAnsi="宋体"/>
      </w:rPr>
      <w:t xml:space="preserve">    官方邮箱：company@</w:t>
    </w:r>
    <w:r>
      <w:rPr>
        <w:rFonts w:hint="default" w:ascii="宋体" w:hAnsi="宋体"/>
      </w:rPr>
      <w:t>hologo.io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wordWrap w:val="0"/>
      <w:ind w:right="360"/>
      <w:jc w:val="both"/>
      <w:rPr>
        <w:rFonts w:hint="default" w:ascii="宋体" w:hAnsi="宋体"/>
      </w:rPr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2" name="文本框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3"/>
                            <w:rPr>
                              <w:rFonts w:hint="eastAsia" w:eastAsia="宋体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"/>
                      <w:rPr>
                        <w:rFonts w:hint="eastAsia" w:eastAsia="宋体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1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  <w:p>
    <w:pPr>
      <w:pStyle w:val="3"/>
      <w:wordWrap w:val="0"/>
      <w:ind w:right="360"/>
      <w:jc w:val="right"/>
      <w:rPr>
        <w:rFonts w:ascii="宋体" w:hAnsi="宋体"/>
      </w:rPr>
    </w:pPr>
    <w:r>
      <w:rPr>
        <w:rFonts w:hint="default" w:ascii="宋体" w:hAnsi="宋体"/>
      </w:rPr>
      <w:t>火龙果交易所</w:t>
    </w:r>
    <w:r>
      <w:rPr>
        <w:rFonts w:hint="eastAsia" w:ascii="宋体" w:hAnsi="宋体"/>
      </w:rPr>
      <w:t>：</w:t>
    </w:r>
    <w:r>
      <w:t>https://</w:t>
    </w:r>
    <w:r>
      <w:rPr>
        <w:rFonts w:hint="default"/>
        <w:lang w:eastAsia="zh-CN"/>
      </w:rPr>
      <w:t>hologo.io</w:t>
    </w:r>
    <w:r>
      <w:rPr>
        <w:rFonts w:hint="eastAsia" w:ascii="宋体" w:hAnsi="宋体"/>
      </w:rPr>
      <w:t xml:space="preserve">    官方邮箱：company@</w:t>
    </w:r>
    <w:r>
      <w:rPr>
        <w:rFonts w:hint="default" w:ascii="宋体" w:hAnsi="宋体"/>
      </w:rPr>
      <w:t>hologo.io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wordWrap w:val="0"/>
      <w:jc w:val="right"/>
      <w:rPr>
        <w:rFonts w:hint="eastAsia" w:eastAsia="宋体"/>
        <w:lang w:val="en-US" w:eastAsia="zh-CN"/>
      </w:rPr>
    </w:pPr>
    <w:r>
      <w:rPr>
        <w:sz w:val="18"/>
      </w:rPr>
      <w:pict>
        <v:shape id="PowerPlusWaterMarkObject23133" o:spid="_x0000_s2049" o:spt="136" type="#_x0000_t136" style="position:absolute;left:0pt;height:157.85pt;width:429.4pt;mso-position-horizontal:center;mso-position-horizontal-relative:margin;mso-position-vertical:center;mso-position-vertical-relative:margin;rotation:-2949120f;z-index:-251658240;mso-width-relative:page;mso-height-relative:page;" fillcolor="#C0C0C0" filled="t" stroked="f" coordsize="21600,21600" adj="10800">
          <v:path/>
          <v:fill on="t" opacity="32768f" focussize="0,0"/>
          <v:stroke on="f"/>
          <v:imagedata o:title=""/>
          <o:lock v:ext="edit" aspectratio="t"/>
          <v:textpath on="t" fitshape="t" fitpath="t" trim="t" xscale="f" string="Hologo" style="font-family:微软雅黑;font-size:36pt;v-same-letter-heights:f;v-text-align:center;"/>
        </v:shape>
      </w:pict>
    </w:r>
    <w:r>
      <w:rPr>
        <w:rFonts w:hint="eastAsia"/>
      </w:rPr>
      <w:t xml:space="preserve">       </w:t>
    </w:r>
    <w:r>
      <w:t>https://</w:t>
    </w:r>
    <w:r>
      <w:rPr>
        <w:rFonts w:hint="default"/>
        <w:lang w:eastAsia="zh-CN"/>
      </w:rPr>
      <w:t>hologo.io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8EB686D"/>
    <w:multiLevelType w:val="multilevel"/>
    <w:tmpl w:val="58EB686D"/>
    <w:lvl w:ilvl="0" w:tentative="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7E9E3C11"/>
    <w:multiLevelType w:val="multilevel"/>
    <w:tmpl w:val="7E9E3C11"/>
    <w:lvl w:ilvl="0" w:tentative="0">
      <w:start w:val="1"/>
      <w:numFmt w:val="decimal"/>
      <w:lvlText w:val="【%1】"/>
      <w:lvlJc w:val="left"/>
      <w:pPr>
        <w:ind w:left="750" w:hanging="75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person w15:author="浮萍">
    <w15:presenceInfo w15:providerId="WPS Office" w15:userId="2826926943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TrueTypeFonts/>
  <w:bordersDoNotSurroundHeader w:val="0"/>
  <w:bordersDoNotSurroundFooter w:val="0"/>
  <w:attachedTemplate r:id="rId1"/>
  <w:trackRevisions w:val="1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hdrShapeDefaults>
    <o:shapelayout v:ext="edit">
      <o:idmap v:ext="edit" data="2"/>
    </o:shapelayout>
  </w:hdrShapeDefaults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468618B"/>
    <w:rsid w:val="00A623BC"/>
    <w:rsid w:val="0C830025"/>
    <w:rsid w:val="10E5445D"/>
    <w:rsid w:val="11B142DC"/>
    <w:rsid w:val="17AD0BAB"/>
    <w:rsid w:val="1CC37A38"/>
    <w:rsid w:val="1EB2487A"/>
    <w:rsid w:val="234A0A18"/>
    <w:rsid w:val="241824A0"/>
    <w:rsid w:val="2760578C"/>
    <w:rsid w:val="2C252B53"/>
    <w:rsid w:val="2FD23A79"/>
    <w:rsid w:val="31447DE9"/>
    <w:rsid w:val="3AE80076"/>
    <w:rsid w:val="3C3F34B9"/>
    <w:rsid w:val="43FAF446"/>
    <w:rsid w:val="4D106794"/>
    <w:rsid w:val="4F60092C"/>
    <w:rsid w:val="530F21EF"/>
    <w:rsid w:val="5468618B"/>
    <w:rsid w:val="5A6C78FF"/>
    <w:rsid w:val="5DEF5E24"/>
    <w:rsid w:val="5EE341FC"/>
    <w:rsid w:val="5EEF9C15"/>
    <w:rsid w:val="5F3D2D92"/>
    <w:rsid w:val="603E779C"/>
    <w:rsid w:val="65710418"/>
    <w:rsid w:val="693753B3"/>
    <w:rsid w:val="6BBD3DF5"/>
    <w:rsid w:val="6D535020"/>
    <w:rsid w:val="75BC39CB"/>
    <w:rsid w:val="7D5A082B"/>
    <w:rsid w:val="BFD83532"/>
    <w:rsid w:val="D99FA33B"/>
    <w:rsid w:val="F79B5EF8"/>
    <w:rsid w:val="FF7F14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iPriority="99" w:semiHidden="0" w:name="header"/>
    <w:lsdException w:qFormat="1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unhideWhenUsed="0" w:uiPriority="0" w:semiHidden="0" w:name="FollowedHyperlink"/>
    <w:lsdException w:qFormat="1" w:unhideWhenUsed="0" w:uiPriority="22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iPriority="99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character" w:default="1" w:styleId="7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ody Text"/>
    <w:basedOn w:val="1"/>
    <w:qFormat/>
    <w:uiPriority w:val="1"/>
    <w:rPr>
      <w:rFonts w:ascii="Times New Roman" w:hAnsi="Times New Roman" w:eastAsia="Times New Roman" w:cs="Times New Roman"/>
      <w:sz w:val="20"/>
      <w:szCs w:val="20"/>
      <w:lang w:val="en-US" w:eastAsia="en-US" w:bidi="en-US"/>
    </w:rPr>
  </w:style>
  <w:style w:type="paragraph" w:styleId="3">
    <w:name w:val="footer"/>
    <w:basedOn w:val="1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5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styleId="8">
    <w:name w:val="Strong"/>
    <w:qFormat/>
    <w:uiPriority w:val="22"/>
    <w:rPr>
      <w:b/>
      <w:bCs/>
    </w:rPr>
  </w:style>
  <w:style w:type="character" w:styleId="9">
    <w:name w:val="Hyperlink"/>
    <w:unhideWhenUsed/>
    <w:qFormat/>
    <w:uiPriority w:val="99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4.xml"/><Relationship Id="rId8" Type="http://schemas.openxmlformats.org/officeDocument/2006/relationships/footer" Target="footer3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3.xml"/><Relationship Id="rId4" Type="http://schemas.openxmlformats.org/officeDocument/2006/relationships/header" Target="header2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5" Type="http://schemas.microsoft.com/office/2011/relationships/people" Target="people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1.png"/><Relationship Id="rId10" Type="http://schemas.openxmlformats.org/officeDocument/2006/relationships/theme" Target="theme/theme1.xml"/><Relationship Id="rId1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ackie_lee\Library\Containers\com.kingsoft.wpsoffice.mac\Data\C:\Users\jackie_lee\Library\Containers\com.kingsoft.wpsoffice.mac\Data\C:\Users\Lenovo\AppData\Roaming\Kingsoft\wps\addons\pool\win-i386\knewfileruby_1.0.0.12\template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2049"/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0.docx</Template>
  <Pages>5</Pages>
  <Words>1054</Words>
  <Characters>1259</Characters>
  <Lines>0</Lines>
  <Paragraphs>0</Paragraphs>
  <TotalTime>9</TotalTime>
  <ScaleCrop>false</ScaleCrop>
  <LinksUpToDate>false</LinksUpToDate>
  <CharactersWithSpaces>1614</CharactersWithSpaces>
  <Application>WPS Office_11.1.0.8976_F1E327BC-269C-435d-A152-05C5408002CA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2018-08-20T02:24:00Z</dcterms:created>
  <dc:creator>小钱众购</dc:creator>
  <cp:lastModifiedBy>浮萍</cp:lastModifiedBy>
  <dcterms:modified xsi:type="dcterms:W3CDTF">2019-08-28T09:21:00Z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2052-11.1.0.8976</vt:lpwstr>
  </property>
</Properties>
</file>